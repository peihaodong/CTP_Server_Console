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153CF5D" w14:textId="3F21B4AC" w:rsidR="00274F8B" w:rsidRDefault="00274F8B">
      <w:pPr>
        <w:rPr>
          <w:rFonts w:cs="Calibri"/>
          <w:b/>
          <w:bCs/>
          <w:lang w:val="zh-CN"/>
        </w:rPr>
      </w:pPr>
    </w:p>
    <w:p w14:paraId="1746FD87" w14:textId="77777777" w:rsidR="00274F8B" w:rsidRDefault="00274F8B">
      <w:pPr>
        <w:rPr>
          <w:rFonts w:cs="Calibri"/>
          <w:b/>
          <w:bCs/>
          <w:lang w:val="zh-CN"/>
        </w:rPr>
      </w:pPr>
    </w:p>
    <w:p w14:paraId="1978D63F" w14:textId="77777777" w:rsidR="00274F8B" w:rsidRDefault="00274F8B">
      <w:pPr>
        <w:rPr>
          <w:rFonts w:cs="Calibri"/>
          <w:b/>
          <w:bCs/>
          <w:lang w:val="zh-CN"/>
        </w:rPr>
      </w:pPr>
    </w:p>
    <w:p w14:paraId="4BBFFD30" w14:textId="77777777" w:rsidR="00274F8B" w:rsidRDefault="00F9769E">
      <w:pPr>
        <w:pStyle w:val="af6"/>
        <w:pBdr>
          <w:bottom w:val="single" w:sz="12" w:space="1" w:color="auto"/>
        </w:pBdr>
      </w:pPr>
      <w:r>
        <w:rPr>
          <w:lang w:val="zh-Hans"/>
        </w:rPr>
        <w:t xml:space="preserve">CTP </w:t>
      </w:r>
      <w:r>
        <w:rPr>
          <w:lang w:val="zh-Hans"/>
        </w:rPr>
        <w:t>客户开发</w:t>
      </w:r>
      <w:r>
        <w:rPr>
          <w:lang w:val="zh-Hans"/>
        </w:rPr>
        <w:t xml:space="preserve"> </w:t>
      </w:r>
      <w:del w:id="0" w:author="陈学锋" w:date="2018-07-04T20:47:00Z">
        <w:r w:rsidDel="00821783">
          <w:rPr>
            <w:lang w:val="zh-Hans"/>
          </w:rPr>
          <w:delText>Guidance</w:delText>
        </w:r>
      </w:del>
      <w:ins w:id="1" w:author="陈学锋" w:date="2018-07-04T20:47:00Z">
        <w:r w:rsidR="00821783">
          <w:rPr>
            <w:lang w:val="zh-Hans"/>
          </w:rPr>
          <w:t>指南</w:t>
        </w:r>
      </w:ins>
    </w:p>
    <w:p w14:paraId="1F60ED29" w14:textId="77777777" w:rsidR="00274F8B" w:rsidRDefault="00F9769E">
      <w:pPr>
        <w:jc w:val="right"/>
        <w:rPr>
          <w:rFonts w:cs="Calibri"/>
          <w:b/>
          <w:bCs/>
        </w:rPr>
      </w:pPr>
      <w:r>
        <w:rPr>
          <w:b/>
          <w:bCs/>
          <w:lang w:val="zh-Hans"/>
        </w:rPr>
        <w:tab/>
      </w:r>
      <w:r>
        <w:rPr>
          <w:b/>
          <w:bCs/>
          <w:lang w:val="zh-Hans"/>
        </w:rPr>
        <w:tab/>
      </w:r>
      <w:r>
        <w:rPr>
          <w:b/>
          <w:bCs/>
          <w:lang w:val="zh-Hans"/>
        </w:rPr>
        <w:tab/>
      </w:r>
      <w:r>
        <w:rPr>
          <w:b/>
          <w:bCs/>
          <w:lang w:val="zh-Hans"/>
        </w:rPr>
        <w:tab/>
      </w:r>
      <w:r>
        <w:rPr>
          <w:b/>
          <w:bCs/>
          <w:lang w:val="zh-Hans"/>
        </w:rPr>
        <w:tab/>
      </w:r>
      <w:r>
        <w:rPr>
          <w:b/>
          <w:bCs/>
          <w:lang w:val="zh-Hans"/>
        </w:rPr>
        <w:tab/>
      </w:r>
      <w:r>
        <w:rPr>
          <w:b/>
          <w:bCs/>
          <w:lang w:val="zh-Hans"/>
        </w:rPr>
        <w:tab/>
      </w:r>
      <w:r>
        <w:rPr>
          <w:b/>
          <w:bCs/>
          <w:lang w:val="zh-Hans"/>
        </w:rPr>
        <w:tab/>
      </w:r>
      <w:r>
        <w:rPr>
          <w:b/>
          <w:bCs/>
          <w:lang w:val="zh-Hans"/>
        </w:rPr>
        <w:tab/>
      </w:r>
      <w:r>
        <w:rPr>
          <w:b/>
          <w:bCs/>
          <w:lang w:val="zh-Hans"/>
        </w:rPr>
        <w:t>利用高科技改善人们的生活</w:t>
      </w:r>
    </w:p>
    <w:p w14:paraId="647705C0" w14:textId="77777777" w:rsidR="00274F8B" w:rsidRDefault="003822AC">
      <w:pPr>
        <w:rPr>
          <w:rFonts w:cs="Calibri"/>
        </w:rPr>
      </w:pPr>
      <w:r>
        <w:rPr>
          <w:noProof/>
          <w:sz w:val="21"/>
          <w:lang w:val="zh-Han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3BED6B7" wp14:editId="5B401D7E">
                <wp:simplePos x="0" y="0"/>
                <wp:positionH relativeFrom="column">
                  <wp:posOffset>4022090</wp:posOffset>
                </wp:positionH>
                <wp:positionV relativeFrom="paragraph">
                  <wp:posOffset>6161405</wp:posOffset>
                </wp:positionV>
                <wp:extent cx="2094865" cy="570865"/>
                <wp:effectExtent l="2540" t="0" r="0" b="1905"/>
                <wp:wrapNone/>
                <wp:docPr id="27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4865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05DFE" w14:textId="77777777" w:rsidR="00324FBA" w:rsidRDefault="00324FBA">
                            <w:pPr>
                              <w:pBdr>
                                <w:bottom w:val="single" w:sz="12" w:space="0" w:color="auto"/>
                              </w:pBdr>
                              <w:spacing w:after="0" w:line="240" w:lineRule="auto"/>
                              <w:rPr>
                                <w:rFonts w:ascii="Candara" w:eastAsia="新宋体" w:hAnsi="Candara" w:cs="Candar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zh-Hans"/>
                              </w:rPr>
                              <w:t>更新：</w:t>
                            </w:r>
                            <w:r>
                              <w:rPr>
                                <w:sz w:val="24"/>
                                <w:szCs w:val="24"/>
                                <w:lang w:val="zh-Hans"/>
                              </w:rPr>
                              <w:t>2017-10-9</w:t>
                            </w:r>
                          </w:p>
                          <w:p w14:paraId="0652A6FA" w14:textId="77777777" w:rsidR="00324FBA" w:rsidRDefault="00324FBA">
                            <w:pPr>
                              <w:pBdr>
                                <w:bottom w:val="single" w:sz="12" w:space="0" w:color="auto"/>
                              </w:pBdr>
                              <w:spacing w:after="0" w:line="240" w:lineRule="auto"/>
                              <w:rPr>
                                <w:rFonts w:ascii="Candara" w:eastAsia="新宋体" w:hAnsi="Candara" w:cs="Candar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zh-Hans"/>
                              </w:rPr>
                              <w:t>版本：</w:t>
                            </w:r>
                            <w:r>
                              <w:rPr>
                                <w:sz w:val="24"/>
                                <w:szCs w:val="24"/>
                                <w:lang w:val="zh-Hans"/>
                              </w:rPr>
                              <w:t>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BED6B7" id="_x0000_t202" coordsize="21600,21600" o:spt="202" path="m,l,21600r21600,l21600,xe">
                <v:stroke joinstyle="miter"/>
                <v:path gradientshapeok="t" o:connecttype="rect"/>
              </v:shapetype>
              <v:shape id="文本框 28" o:spid="_x0000_s1026" type="#_x0000_t202" style="position:absolute;margin-left:316.7pt;margin-top:485.15pt;width:164.95pt;height:44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" stroked="f">
                <v:textbox>
                  <w:txbxContent>
                    <w:p w14:paraId="1EF05DFE" w14:textId="77777777" w:rsidR="00324FBA" w:rsidRDefault="00324FBA">
                      <w:pPr>
                        <w:pBdr>
                          <w:bottom w:val="single" w:sz="12" w:space="0" w:color="auto"/>
                        </w:pBdr>
                        <w:spacing w:after="0" w:line="240" w:lineRule="auto"/>
                        <w:rPr>
                          <w:rFonts w:ascii="Candara" w:eastAsia="新宋体" w:hAnsi="Candara" w:cs="Candara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zh-Hans"/>
                        </w:rPr>
                        <w:t>更新：</w:t>
                      </w:r>
                      <w:r>
                        <w:rPr>
                          <w:sz w:val="24"/>
                          <w:szCs w:val="24"/>
                          <w:lang w:val="zh-Hans"/>
                        </w:rPr>
                        <w:t>2017-10-9</w:t>
                      </w:r>
                    </w:p>
                    <w:p w14:paraId="0652A6FA" w14:textId="77777777" w:rsidR="00324FBA" w:rsidRDefault="00324FBA">
                      <w:pPr>
                        <w:pBdr>
                          <w:bottom w:val="single" w:sz="12" w:space="0" w:color="auto"/>
                        </w:pBdr>
                        <w:spacing w:after="0" w:line="240" w:lineRule="auto"/>
                        <w:rPr>
                          <w:rFonts w:ascii="Candara" w:eastAsia="新宋体" w:hAnsi="Candara" w:cs="Candara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zh-Hans"/>
                        </w:rPr>
                        <w:t>版本：</w:t>
                      </w:r>
                      <w:r>
                        <w:rPr>
                          <w:sz w:val="24"/>
                          <w:szCs w:val="24"/>
                          <w:lang w:val="zh-Hans"/>
                        </w:rPr>
                        <w:t>2.0</w:t>
                      </w:r>
                    </w:p>
                  </w:txbxContent>
                </v:textbox>
              </v:shape>
            </w:pict>
          </mc:Fallback>
        </mc:AlternateContent>
      </w:r>
      <w:r w:rsidR="00F9769E">
        <w:rPr>
          <w:b/>
          <w:bCs/>
          <w:lang w:val="zh-Hans"/>
        </w:rPr>
        <w:br w:type="page"/>
      </w:r>
    </w:p>
    <w:p w14:paraId="45247802" w14:textId="77777777" w:rsidR="00274F8B" w:rsidRDefault="00F9769E">
      <w:pPr>
        <w:pStyle w:val="af6"/>
        <w:pBdr>
          <w:bottom w:val="single" w:sz="12" w:space="1" w:color="auto"/>
        </w:pBdr>
      </w:pPr>
      <w:r>
        <w:rPr>
          <w:lang w:val="zh-Hans"/>
        </w:rPr>
        <w:lastRenderedPageBreak/>
        <w:t>前言</w:t>
      </w:r>
    </w:p>
    <w:p w14:paraId="231CB5BA" w14:textId="77777777" w:rsidR="00274F8B" w:rsidRDefault="00274F8B">
      <w:pPr>
        <w:jc w:val="center"/>
        <w:rPr>
          <w:rFonts w:cs="Calibri"/>
          <w:b/>
          <w:sz w:val="32"/>
          <w:szCs w:val="32"/>
        </w:rPr>
      </w:pPr>
    </w:p>
    <w:p w14:paraId="1F74619C" w14:textId="77777777" w:rsidR="00274F8B" w:rsidRDefault="00F9769E">
      <w:pPr>
        <w:rPr>
          <w:rFonts w:cs="Calibri"/>
        </w:rPr>
      </w:pPr>
      <w:r>
        <w:rPr>
          <w:lang w:val="zh-Hans"/>
        </w:rPr>
        <w:t>本指南可帮助新开发人员使用</w:t>
      </w:r>
      <w:r>
        <w:rPr>
          <w:lang w:val="zh-Hans"/>
        </w:rPr>
        <w:t xml:space="preserve"> CTP </w:t>
      </w:r>
      <w:r>
        <w:rPr>
          <w:lang w:val="zh-Hans"/>
        </w:rPr>
        <w:t>的</w:t>
      </w:r>
      <w:r>
        <w:rPr>
          <w:lang w:val="zh-Hans"/>
        </w:rPr>
        <w:t xml:space="preserve"> API</w:t>
      </w:r>
      <w:r>
        <w:rPr>
          <w:lang w:val="zh-Hans"/>
        </w:rPr>
        <w:t>。它提供了</w:t>
      </w:r>
      <w:r>
        <w:rPr>
          <w:lang w:val="zh-Hans"/>
        </w:rPr>
        <w:t xml:space="preserve"> API </w:t>
      </w:r>
      <w:r>
        <w:rPr>
          <w:lang w:val="zh-Hans"/>
        </w:rPr>
        <w:t>的概述，解释了</w:t>
      </w:r>
      <w:del w:id="2" w:author="陈学锋" w:date="2018-07-04T20:58:00Z">
        <w:r w:rsidDel="000855A6">
          <w:rPr>
            <w:lang w:val="zh-Hans"/>
          </w:rPr>
          <w:delText>'</w:delText>
        </w:r>
      </w:del>
      <w:r>
        <w:rPr>
          <w:lang w:val="zh-Hans"/>
        </w:rPr>
        <w:t>其基础机制，并概述了开发客户端程序所需的一般步骤。它还回答了一些开发人员最</w:t>
      </w:r>
      <w:ins w:id="3" w:author="陈学锋" w:date="2018-07-04T20:58:00Z">
        <w:r w:rsidR="000855A6">
          <w:rPr>
            <w:lang w:val="zh-Hans"/>
          </w:rPr>
          <w:t>经常</w:t>
        </w:r>
        <w:r w:rsidR="000855A6">
          <w:rPr>
            <w:lang w:val="zh-Hans"/>
          </w:rPr>
          <w:t xml:space="preserve"> asked </w:t>
        </w:r>
      </w:ins>
      <w:r>
        <w:rPr>
          <w:lang w:val="zh-Hans"/>
        </w:rPr>
        <w:t>问</w:t>
      </w:r>
      <w:ins w:id="4" w:author="陈学锋" w:date="2018-07-04T20:59:00Z">
        <w:r w:rsidR="000855A6">
          <w:rPr>
            <w:lang w:val="zh-Hans"/>
          </w:rPr>
          <w:t>的问题</w:t>
        </w:r>
      </w:ins>
      <w:r>
        <w:rPr>
          <w:lang w:val="zh-Hans"/>
        </w:rPr>
        <w:t xml:space="preserve"> developers</w:t>
      </w:r>
      <w:del w:id="5" w:author="陈学锋" w:date="2018-07-04T20:58:00Z">
        <w:r w:rsidDel="000855A6">
          <w:rPr>
            <w:lang w:val="zh-Hans"/>
          </w:rPr>
          <w:delText xml:space="preserve"> ask</w:delText>
        </w:r>
      </w:del>
      <w:r>
        <w:rPr>
          <w:lang w:val="zh-Hans"/>
        </w:rPr>
        <w:t>。</w:t>
      </w:r>
    </w:p>
    <w:p w14:paraId="4ED16A9F" w14:textId="77777777" w:rsidR="00274F8B" w:rsidRDefault="00F9769E">
      <w:pPr>
        <w:rPr>
          <w:rFonts w:cs="Calibri"/>
        </w:rPr>
      </w:pPr>
      <w:r>
        <w:rPr>
          <w:lang w:val="zh-Hans"/>
        </w:rPr>
        <w:t>本指南总结了现有文档的内容，并补充</w:t>
      </w:r>
      <w:ins w:id="6" w:author="陈学锋" w:date="2018-07-04T21:00:00Z">
        <w:r w:rsidR="000855A6">
          <w:rPr>
            <w:lang w:val="zh-Hans"/>
          </w:rPr>
          <w:t>了</w:t>
        </w:r>
      </w:ins>
      <w:r>
        <w:rPr>
          <w:lang w:val="zh-Hans"/>
        </w:rPr>
        <w:t>最新版本</w:t>
      </w:r>
      <w:r>
        <w:rPr>
          <w:lang w:val="zh-Hans"/>
        </w:rPr>
        <w:t xml:space="preserve"> API </w:t>
      </w:r>
      <w:r>
        <w:rPr>
          <w:lang w:val="zh-Hans"/>
        </w:rPr>
        <w:t>中新功能的内容。为使本文档的内容</w:t>
      </w:r>
      <w:del w:id="7" w:author="陈学锋" w:date="2018-07-04T21:00:00Z">
        <w:r w:rsidDel="000855A6">
          <w:rPr>
            <w:lang w:val="zh-Hans"/>
          </w:rPr>
          <w:delText>rich</w:delText>
        </w:r>
      </w:del>
      <w:ins w:id="8" w:author="陈学锋" w:date="2018-07-04T21:00:00Z">
        <w:r w:rsidR="000855A6">
          <w:rPr>
            <w:lang w:val="zh-Hans"/>
          </w:rPr>
          <w:t>完整、</w:t>
        </w:r>
      </w:ins>
      <w:r>
        <w:rPr>
          <w:lang w:val="zh-Hans"/>
        </w:rPr>
        <w:t>准确</w:t>
      </w:r>
      <w:del w:id="9" w:author="陈学锋" w:date="2018-07-04T21:01:00Z">
        <w:r w:rsidDel="000855A6">
          <w:rPr>
            <w:lang w:val="zh-Hans"/>
          </w:rPr>
          <w:delText>easy-enough to help developers</w:delText>
        </w:r>
      </w:del>
      <w:ins w:id="10" w:author="陈学锋" w:date="2018-07-04T21:01:00Z">
        <w:r w:rsidR="000855A6">
          <w:rPr>
            <w:lang w:val="zh-Hans"/>
          </w:rPr>
          <w:t>且易于理解</w:t>
        </w:r>
      </w:ins>
      <w:r>
        <w:rPr>
          <w:lang w:val="zh-Hans"/>
        </w:rPr>
        <w:t>，</w:t>
      </w:r>
      <w:ins w:id="11" w:author="陈学锋" w:date="2018-07-04T21:02:00Z">
        <w:r w:rsidR="000855A6">
          <w:rPr>
            <w:lang w:val="zh-Hans"/>
          </w:rPr>
          <w:t>我们欢迎</w:t>
        </w:r>
      </w:ins>
      <w:ins w:id="12" w:author="陈学锋" w:date="2018-07-04T21:03:00Z">
        <w:r w:rsidR="000855A6">
          <w:rPr>
            <w:lang w:val="zh-Hans"/>
          </w:rPr>
          <w:t>s</w:t>
        </w:r>
      </w:ins>
      <w:r>
        <w:rPr>
          <w:lang w:val="zh-Hans"/>
        </w:rPr>
        <w:t>错误或遗漏</w:t>
      </w:r>
      <w:ins w:id="13" w:author="陈学锋" w:date="2018-07-04T21:02:00Z">
        <w:r w:rsidR="000855A6">
          <w:rPr>
            <w:lang w:val="zh-Hans"/>
          </w:rPr>
          <w:t>报告，</w:t>
        </w:r>
      </w:ins>
      <w:ins w:id="14" w:author="陈学锋" w:date="2018-07-04T21:03:00Z">
        <w:r w:rsidR="000855A6">
          <w:rPr>
            <w:lang w:val="zh-Hans"/>
          </w:rPr>
          <w:t xml:space="preserve">else </w:t>
        </w:r>
      </w:ins>
      <w:r>
        <w:rPr>
          <w:lang w:val="zh-Hans"/>
        </w:rPr>
        <w:t>或您</w:t>
      </w:r>
      <w:ins w:id="15" w:author="陈学锋" w:date="2018-07-04T21:02:00Z">
        <w:r w:rsidR="000855A6">
          <w:rPr>
            <w:lang w:val="zh-Hans"/>
          </w:rPr>
          <w:t>认为</w:t>
        </w:r>
      </w:ins>
      <w:ins w:id="16" w:author="陈学锋" w:date="2018-07-04T21:03:00Z">
        <w:r w:rsidR="000855A6">
          <w:rPr>
            <w:lang w:val="zh-Hans"/>
          </w:rPr>
          <w:t>可能有助于改进文档的任何内容。请随时与我们联系。</w:t>
        </w:r>
      </w:ins>
      <w:del w:id="17" w:author="陈学锋" w:date="2018-07-04T21:03:00Z">
        <w:r w:rsidDel="000855A6">
          <w:rPr>
            <w:lang w:val="zh-Hans"/>
          </w:rPr>
          <w:delText>need as many developers as possible to report any errors or</w:delText>
        </w:r>
        <w:bookmarkStart w:id="18" w:name="OLE_LINK139"/>
        <w:r w:rsidDel="000855A6">
          <w:rPr>
            <w:lang w:val="zh-Hans"/>
          </w:rPr>
          <w:delText xml:space="preserve"> omission</w:delText>
        </w:r>
        <w:bookmarkEnd w:id="18"/>
        <w:r w:rsidDel="000855A6">
          <w:rPr>
            <w:lang w:val="zh-Hans"/>
          </w:rPr>
          <w:delText>s, or volunteer anything they think might help improve of this document, by contacting</w:delText>
        </w:r>
        <w:r w:rsidR="001053CC" w:rsidDel="000855A6">
          <w:rPr>
            <w:lang w:val="zh-Hans"/>
          </w:rPr>
          <w:delText xml:space="preserve"> us.</w:delText>
        </w:r>
      </w:del>
    </w:p>
    <w:p w14:paraId="52F44481" w14:textId="77777777" w:rsidR="00274F8B" w:rsidRDefault="00274F8B" w:rsidP="003822AC">
      <w:pPr>
        <w:pStyle w:val="a0"/>
        <w:spacing w:before="156"/>
        <w:ind w:firstLineChars="0" w:firstLine="0"/>
      </w:pPr>
    </w:p>
    <w:p w14:paraId="7FF4F488" w14:textId="77777777" w:rsidR="00274F8B" w:rsidRDefault="00F9769E">
      <w:pPr>
        <w:pBdr>
          <w:bottom w:val="single" w:sz="12" w:space="0" w:color="auto"/>
        </w:pBdr>
        <w:wordWrap w:val="0"/>
        <w:spacing w:after="0" w:line="240" w:lineRule="auto"/>
        <w:jc w:val="right"/>
      </w:pPr>
      <w:r>
        <w:rPr>
          <w:lang w:val="zh-Hans"/>
        </w:rPr>
        <w:t>联系信息</w:t>
      </w:r>
    </w:p>
    <w:p w14:paraId="73560648" w14:textId="77777777" w:rsidR="00274F8B" w:rsidRDefault="00F9769E">
      <w:pPr>
        <w:pStyle w:val="a0"/>
        <w:wordWrap w:val="0"/>
        <w:spacing w:beforeLines="0" w:before="0" w:after="0" w:line="240" w:lineRule="auto"/>
        <w:ind w:firstLine="240"/>
        <w:jc w:val="right"/>
      </w:pPr>
      <w:r>
        <w:rPr>
          <w:lang w:val="zh-Hans"/>
        </w:rPr>
        <w:t xml:space="preserve">SFIT </w:t>
      </w:r>
      <w:r>
        <w:rPr>
          <w:lang w:val="zh-Hans"/>
        </w:rPr>
        <w:t>财务业务部</w:t>
      </w:r>
    </w:p>
    <w:p w14:paraId="463BE22E" w14:textId="77777777" w:rsidR="00274F8B" w:rsidRDefault="00C4760A">
      <w:pPr>
        <w:pStyle w:val="a0"/>
        <w:spacing w:beforeLines="0" w:before="0" w:after="0" w:line="240" w:lineRule="auto"/>
        <w:ind w:firstLine="240"/>
        <w:jc w:val="right"/>
        <w:rPr>
          <w:rFonts w:cs="Calibri"/>
        </w:rPr>
      </w:pPr>
      <w:hyperlink r:id="rId8" w:history="1">
        <w:r w:rsidR="00F9769E">
          <w:rPr>
            <w:rStyle w:val="aa"/>
            <w:lang w:val="zh-Hans"/>
          </w:rPr>
          <w:t>apisupport</w:t>
        </w:r>
      </w:hyperlink>
      <w:hyperlink r:id="rId9" w:history="1">
        <w:r w:rsidR="00F9769E">
          <w:rPr>
            <w:rStyle w:val="aa"/>
            <w:lang w:val="zh-Hans"/>
          </w:rPr>
          <w:t>@sfit.shfe.com.cn</w:t>
        </w:r>
      </w:hyperlink>
    </w:p>
    <w:p w14:paraId="0260D974" w14:textId="77777777" w:rsidR="00274F8B" w:rsidRDefault="00274F8B">
      <w:pPr>
        <w:pStyle w:val="a0"/>
        <w:spacing w:beforeLines="0" w:before="0" w:after="0" w:line="240" w:lineRule="auto"/>
        <w:ind w:firstLine="240"/>
        <w:rPr>
          <w:rFonts w:cs="Calibri"/>
        </w:rPr>
      </w:pPr>
    </w:p>
    <w:p w14:paraId="5882E957" w14:textId="77777777" w:rsidR="00274F8B" w:rsidRDefault="00F9769E">
      <w:pPr>
        <w:pStyle w:val="a0"/>
        <w:spacing w:beforeLines="0" w:before="0" w:after="0" w:line="240" w:lineRule="auto"/>
        <w:ind w:firstLine="240"/>
        <w:rPr>
          <w:rFonts w:cs="Calibri"/>
        </w:rPr>
      </w:pPr>
      <w:r>
        <w:rPr>
          <w:lang w:val="zh-Hans"/>
        </w:rPr>
        <w:t>请</w:t>
      </w:r>
      <w:r>
        <w:rPr>
          <w:lang w:val="zh-Hans"/>
        </w:rPr>
        <w:t xml:space="preserve"> </w:t>
      </w:r>
      <w:ins w:id="19" w:author="陈学锋" w:date="2018-07-04T21:04:00Z">
        <w:r w:rsidR="000855A6">
          <w:rPr>
            <w:lang w:val="zh-Hans"/>
          </w:rPr>
          <w:t>订阅</w:t>
        </w:r>
        <w:r w:rsidR="000855A6">
          <w:rPr>
            <w:lang w:val="zh-Hans"/>
          </w:rPr>
          <w:t xml:space="preserve"> </w:t>
        </w:r>
      </w:ins>
      <w:r>
        <w:rPr>
          <w:lang w:val="zh-Hans"/>
        </w:rPr>
        <w:t>微信公共帐户，从</w:t>
      </w:r>
      <w:r>
        <w:rPr>
          <w:lang w:val="zh-Hans"/>
        </w:rPr>
        <w:t xml:space="preserve"> SFIT </w:t>
      </w:r>
      <w:r>
        <w:rPr>
          <w:lang w:val="zh-Hans"/>
        </w:rPr>
        <w:t>获得更多实时信息：</w:t>
      </w:r>
    </w:p>
    <w:p w14:paraId="313EA346" w14:textId="77777777" w:rsidR="00274F8B" w:rsidRDefault="003822AC">
      <w:pPr>
        <w:pStyle w:val="a0"/>
        <w:spacing w:beforeLines="0" w:before="0" w:after="0" w:line="240" w:lineRule="auto"/>
        <w:ind w:firstLine="240"/>
        <w:jc w:val="center"/>
        <w:rPr>
          <w:rFonts w:cs="Calibri"/>
        </w:rPr>
      </w:pPr>
      <w:r>
        <w:rPr>
          <w:rFonts w:cs="Calibri" w:hint="eastAsia"/>
          <w:noProof/>
        </w:rPr>
        <w:drawing>
          <wp:inline distT="0" distB="0" distL="0" distR="0" wp14:anchorId="45B86402" wp14:editId="4DE17685">
            <wp:extent cx="3514725" cy="3514725"/>
            <wp:effectExtent l="0" t="0" r="9525" b="9525"/>
            <wp:docPr id="26" name="图片 27" descr="上期技术微信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上期技术微信二维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7CA" w14:textId="77777777" w:rsidR="00274F8B" w:rsidRDefault="00274F8B">
      <w:pPr>
        <w:rPr>
          <w:rFonts w:cs="Calibri"/>
        </w:rPr>
      </w:pPr>
    </w:p>
    <w:p w14:paraId="6BA26589" w14:textId="77777777" w:rsidR="00274F8B" w:rsidRDefault="00F9769E">
      <w:pPr>
        <w:pStyle w:val="af6"/>
        <w:pBdr>
          <w:bottom w:val="single" w:sz="12" w:space="1" w:color="auto"/>
        </w:pBdr>
        <w:rPr>
          <w:rStyle w:val="af5"/>
        </w:rPr>
      </w:pPr>
      <w:bookmarkStart w:id="20" w:name="_Toc402796967"/>
      <w:r>
        <w:rPr>
          <w:lang w:val="zh-Hans"/>
        </w:rPr>
        <w:br w:type="page"/>
      </w:r>
      <w:r>
        <w:rPr>
          <w:rStyle w:val="af5"/>
          <w:lang w:val="zh-Hans"/>
        </w:rPr>
        <w:lastRenderedPageBreak/>
        <w:t>目录</w:t>
      </w:r>
    </w:p>
    <w:p w14:paraId="501E1ADA" w14:textId="77777777" w:rsidR="00274F8B" w:rsidRDefault="00F9769E">
      <w:pPr>
        <w:pStyle w:val="TOC1"/>
        <w:tabs>
          <w:tab w:val="right" w:leader="hyphen" w:pos="8800"/>
        </w:tabs>
        <w:jc w:val="both"/>
        <w:rPr>
          <w:rFonts w:cs="Calibri"/>
          <w:b/>
          <w:bCs/>
          <w:sz w:val="36"/>
          <w:szCs w:val="28"/>
        </w:rPr>
      </w:pPr>
      <w:r>
        <w:rPr>
          <w:lang w:val="zh-Hans"/>
        </w:rPr>
        <w:fldChar w:fldCharType="begin"/>
      </w:r>
      <w:r>
        <w:rPr>
          <w:lang w:val="zh-Hans"/>
        </w:rPr>
        <w:instrText xml:space="preserve">TOC \o "1-5" \h \u </w:instrText>
      </w:r>
      <w:r>
        <w:rPr>
          <w:lang w:val="zh-Hans"/>
        </w:rPr>
        <w:fldChar w:fldCharType="separate"/>
      </w:r>
    </w:p>
    <w:p w14:paraId="2DF8EE32" w14:textId="77777777" w:rsidR="00274F8B" w:rsidRDefault="00C4760A">
      <w:pPr>
        <w:pStyle w:val="TOC1"/>
        <w:tabs>
          <w:tab w:val="right" w:leader="hyphen" w:pos="8800"/>
        </w:tabs>
        <w:rPr>
          <w:rFonts w:ascii="Cambria" w:hAnsi="Cambria"/>
          <w:bCs/>
          <w:szCs w:val="28"/>
        </w:rPr>
      </w:pPr>
      <w:hyperlink w:anchor="_Toc26298" w:history="1">
        <w:r w:rsidR="00F9769E">
          <w:rPr>
            <w:bCs/>
            <w:szCs w:val="44"/>
            <w:lang w:val="zh-Hans"/>
          </w:rPr>
          <w:t>1. CTP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_Toc26298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6298" w:history="1">
        <w:r w:rsidR="00F9769E">
          <w:rPr>
            <w:bCs/>
            <w:szCs w:val="44"/>
            <w:lang w:val="zh-Hans"/>
          </w:rPr>
          <w:t>5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_Toc26298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41D6B534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5322" w:history="1">
        <w:r w:rsidR="00F9769E">
          <w:rPr>
            <w:bCs/>
            <w:szCs w:val="32"/>
            <w:lang w:val="zh-Hans"/>
          </w:rPr>
          <w:t xml:space="preserve">1.1. </w:t>
        </w:r>
        <w:r w:rsidR="00F9769E">
          <w:rPr>
            <w:bCs/>
            <w:szCs w:val="32"/>
            <w:lang w:val="zh-Hans"/>
          </w:rPr>
          <w:t>简介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_Toc5322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5322" w:history="1">
        <w:r w:rsidR="00F9769E">
          <w:rPr>
            <w:bCs/>
            <w:szCs w:val="32"/>
            <w:lang w:val="zh-Hans"/>
          </w:rPr>
          <w:t>5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_Toc5322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64F258D7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15251" w:history="1">
        <w:r w:rsidR="00F9769E">
          <w:rPr>
            <w:bCs/>
            <w:szCs w:val="26"/>
            <w:lang w:val="zh-Hans"/>
          </w:rPr>
          <w:t xml:space="preserve">1.2.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_Toc15251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5251" w:history="1">
        <w:r w:rsidR="00F9769E">
          <w:rPr>
            <w:bCs/>
            <w:szCs w:val="26"/>
            <w:lang w:val="zh-Hans"/>
          </w:rPr>
          <w:t xml:space="preserve">FTD </w:t>
        </w:r>
        <w:r w:rsidR="00F9769E">
          <w:rPr>
            <w:bCs/>
            <w:szCs w:val="26"/>
            <w:lang w:val="zh-Hans"/>
          </w:rPr>
          <w:t>通信协议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_Toc15251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5251" w:history="1">
        <w:r w:rsidR="00F9769E">
          <w:rPr>
            <w:bCs/>
            <w:szCs w:val="26"/>
            <w:lang w:val="zh-Hans"/>
          </w:rPr>
          <w:t>6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_Toc15251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40471EDA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1855" w:history="1">
        <w:r w:rsidR="00F9769E">
          <w:rPr>
            <w:bCs/>
            <w:szCs w:val="24"/>
            <w:lang w:val="zh-Hans"/>
          </w:rPr>
          <w:t xml:space="preserve">1.2.1. </w:t>
        </w:r>
        <w:r w:rsidR="00F9769E">
          <w:rPr>
            <w:bCs/>
            <w:szCs w:val="24"/>
            <w:lang w:val="zh-Hans"/>
          </w:rPr>
          <w:t>通信模式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_Toc1855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855" w:history="1">
        <w:r w:rsidR="00F9769E">
          <w:rPr>
            <w:bCs/>
            <w:szCs w:val="24"/>
            <w:lang w:val="zh-Hans"/>
          </w:rPr>
          <w:t>6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_Toc1855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03775682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11091" w:history="1">
        <w:r w:rsidR="00F9769E">
          <w:rPr>
            <w:bCs/>
            <w:lang w:val="zh-Hans"/>
          </w:rPr>
          <w:t xml:space="preserve">1.2.2.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_Toc11091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1091" w:history="1">
        <w:r w:rsidR="00F9769E">
          <w:rPr>
            <w:bCs/>
            <w:lang w:val="zh-Hans"/>
          </w:rPr>
          <w:t>数据流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_Toc11091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1091" w:history="1">
        <w:r w:rsidR="00F9769E">
          <w:rPr>
            <w:bCs/>
            <w:lang w:val="zh-Hans"/>
          </w:rPr>
          <w:t>7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_Toc11091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43E6D61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5182" w:history="1">
        <w:r w:rsidR="00F9769E">
          <w:rPr>
            <w:bCs/>
            <w:szCs w:val="26"/>
            <w:lang w:val="zh-Hans"/>
          </w:rPr>
          <w:t xml:space="preserve">1.3.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_Toc5182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5182" w:history="1">
        <w:r w:rsidR="00F9769E">
          <w:rPr>
            <w:bCs/>
            <w:szCs w:val="26"/>
            <w:lang w:val="zh-Hans"/>
          </w:rPr>
          <w:t>两种数据交换</w:t>
        </w:r>
        <w:r w:rsidR="00F9769E">
          <w:rPr>
            <w:bCs/>
            <w:szCs w:val="26"/>
            <w:lang w:val="zh-Hans"/>
          </w:rPr>
          <w:t xml:space="preserve">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_Toc5182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5182" w:history="1">
        <w:r w:rsidR="00F9769E">
          <w:rPr>
            <w:bCs/>
            <w:szCs w:val="26"/>
            <w:lang w:val="zh-Hans"/>
          </w:rPr>
          <w:t>模式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_Toc5182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5182" w:history="1">
        <w:r w:rsidR="00F9769E">
          <w:rPr>
            <w:bCs/>
            <w:szCs w:val="26"/>
            <w:lang w:val="zh-Hans"/>
          </w:rPr>
          <w:t>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_Toc5182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39F6E5E6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23220" w:history="1">
        <w:r w:rsidR="00F9769E">
          <w:rPr>
            <w:bCs/>
            <w:lang w:val="zh-Hans"/>
          </w:rPr>
          <w:t>1.3.1.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_Toc23220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3220" w:history="1">
        <w:r w:rsidR="00F9769E">
          <w:rPr>
            <w:bCs/>
            <w:lang w:val="zh-Hans"/>
          </w:rPr>
          <w:t>请求</w:t>
        </w:r>
        <w:r w:rsidR="00F9769E">
          <w:rPr>
            <w:bCs/>
            <w:lang w:val="zh-Hans"/>
          </w:rPr>
          <w:t>/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_Toc23220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3220" w:history="1">
        <w:r w:rsidR="00F9769E">
          <w:rPr>
            <w:bCs/>
            <w:lang w:val="zh-Hans"/>
          </w:rPr>
          <w:t>回复模式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_Toc23220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r w:rsidR="00E71623">
        <w:rPr>
          <w:lang w:val="zh-Hans"/>
        </w:rPr>
        <w:t xml:space="preserve"> </w:t>
      </w:r>
      <w:hyperlink w:anchor="_Toc23220" w:history="1">
        <w:r w:rsidR="00F9769E">
          <w:rPr>
            <w:bCs/>
            <w:lang w:val="zh-Hans"/>
          </w:rPr>
          <w:t>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_Toc23220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3220" w:history="1">
        <w:r w:rsidR="00F9769E">
          <w:rPr>
            <w:bCs/>
            <w:lang w:val="zh-Hans"/>
          </w:rPr>
          <w:t>８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_Toc23220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4FDE8338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16799" w:history="1">
        <w:r w:rsidR="00F9769E">
          <w:rPr>
            <w:bCs/>
            <w:lang w:val="zh-Hans"/>
          </w:rPr>
          <w:t xml:space="preserve">1.3.2.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_Toc16799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6799" w:history="1">
        <w:r w:rsidR="00F9769E">
          <w:rPr>
            <w:bCs/>
            <w:lang w:val="zh-Hans"/>
          </w:rPr>
          <w:t>发布</w:t>
        </w:r>
        <w:r w:rsidR="00F9769E">
          <w:rPr>
            <w:bCs/>
            <w:lang w:val="zh-Hans"/>
          </w:rPr>
          <w:t>/</w:t>
        </w:r>
        <w:r w:rsidR="00F9769E">
          <w:rPr>
            <w:bCs/>
            <w:lang w:val="zh-Hans"/>
          </w:rPr>
          <w:t>订阅模式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_Toc16799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6799" w:history="1">
        <w:r w:rsidR="00F9769E">
          <w:rPr>
            <w:bCs/>
            <w:lang w:val="zh-Hans"/>
          </w:rPr>
          <w:t>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_Toc16799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265CCCF1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5643" w:history="1">
        <w:r w:rsidR="00F9769E">
          <w:rPr>
            <w:bCs/>
            <w:szCs w:val="26"/>
            <w:lang w:val="zh-Hans"/>
          </w:rPr>
          <w:t xml:space="preserve">1.4.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_Toc25643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5643" w:history="1">
        <w:r w:rsidR="00F9769E">
          <w:rPr>
            <w:bCs/>
            <w:szCs w:val="26"/>
            <w:lang w:val="zh-Hans"/>
          </w:rPr>
          <w:t xml:space="preserve">CTP </w:t>
        </w:r>
        <w:r w:rsidR="00F9769E">
          <w:rPr>
            <w:bCs/>
            <w:szCs w:val="26"/>
            <w:lang w:val="zh-Hans"/>
          </w:rPr>
          <w:t>架构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_Toc25643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5643" w:history="1">
        <w:r w:rsidR="00F9769E">
          <w:rPr>
            <w:bCs/>
            <w:szCs w:val="26"/>
            <w:lang w:val="zh-Hans"/>
          </w:rPr>
          <w:t>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_Toc25643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512F0BF9" w14:textId="77777777" w:rsidR="00274F8B" w:rsidRDefault="00C4760A">
      <w:pPr>
        <w:pStyle w:val="TOC1"/>
        <w:tabs>
          <w:tab w:val="right" w:leader="hyphen" w:pos="8800"/>
        </w:tabs>
        <w:rPr>
          <w:rFonts w:ascii="Cambria" w:hAnsi="Cambria"/>
          <w:bCs/>
          <w:szCs w:val="28"/>
        </w:rPr>
      </w:pPr>
      <w:hyperlink w:anchor="_Toc9233" w:history="1">
        <w:r w:rsidR="00F9769E">
          <w:rPr>
            <w:bCs/>
            <w:szCs w:val="28"/>
            <w:lang w:val="zh-Hans"/>
          </w:rPr>
          <w:t>2. API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_Toc9233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9233" w:history="1">
        <w:r w:rsidR="00F9769E">
          <w:rPr>
            <w:bCs/>
            <w:szCs w:val="28"/>
            <w:lang w:val="zh-Hans"/>
          </w:rPr>
          <w:t>11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_Toc9233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4EB21CE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9585" w:history="1">
        <w:r w:rsidR="00F9769E">
          <w:rPr>
            <w:bCs/>
            <w:szCs w:val="26"/>
            <w:lang w:val="zh-Hans"/>
          </w:rPr>
          <w:t xml:space="preserve">2.1.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_Toc9585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9585" w:history="1">
        <w:r w:rsidR="00F9769E">
          <w:rPr>
            <w:bCs/>
            <w:szCs w:val="26"/>
            <w:lang w:val="zh-Hans"/>
          </w:rPr>
          <w:t>简介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_Toc9585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9585" w:history="1">
        <w:r w:rsidR="00F9769E">
          <w:rPr>
            <w:bCs/>
            <w:szCs w:val="26"/>
            <w:lang w:val="zh-Hans"/>
          </w:rPr>
          <w:t>11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_Toc9585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B7CA737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30476" w:history="1">
        <w:r w:rsidR="00F9769E">
          <w:rPr>
            <w:bCs/>
            <w:lang w:val="zh-Hans"/>
          </w:rPr>
          <w:t xml:space="preserve">2.1.1.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_Toc30476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0476" w:history="1">
        <w:r w:rsidR="00F9769E">
          <w:rPr>
            <w:bCs/>
            <w:lang w:val="zh-Hans"/>
          </w:rPr>
          <w:t>接口文件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_Toc30476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0476" w:history="1">
        <w:r w:rsidR="00F9769E">
          <w:rPr>
            <w:bCs/>
            <w:lang w:val="zh-Hans"/>
          </w:rPr>
          <w:t>12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_Toc30476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827B87B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30265" w:history="1">
        <w:r w:rsidR="00F9769E">
          <w:rPr>
            <w:bCs/>
            <w:szCs w:val="26"/>
            <w:lang w:val="zh-Hans"/>
          </w:rPr>
          <w:t xml:space="preserve">2.2.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_Toc30265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0265" w:history="1">
        <w:r w:rsidR="00F9769E">
          <w:rPr>
            <w:bCs/>
            <w:szCs w:val="26"/>
            <w:lang w:val="zh-Hans"/>
          </w:rPr>
          <w:t>一般规则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_Toc30265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0265" w:history="1">
        <w:r w:rsidR="00F9769E">
          <w:rPr>
            <w:bCs/>
            <w:szCs w:val="26"/>
            <w:lang w:val="zh-Hans"/>
          </w:rPr>
          <w:t>13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_Toc30265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46DD15CF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32042" w:history="1">
        <w:r w:rsidR="00F9769E">
          <w:rPr>
            <w:bCs/>
            <w:lang w:val="zh-Hans"/>
          </w:rPr>
          <w:t xml:space="preserve">2.2.1.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_Toc32042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2042" w:history="1">
        <w:r w:rsidR="00F9769E">
          <w:rPr>
            <w:bCs/>
            <w:lang w:val="zh-Hans"/>
          </w:rPr>
          <w:t>命名公约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_Toc32042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2042" w:history="1">
        <w:r w:rsidR="00F9769E">
          <w:rPr>
            <w:bCs/>
            <w:lang w:val="zh-Hans"/>
          </w:rPr>
          <w:t>13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_Toc32042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2A9A78D9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31135" w:history="1">
        <w:r w:rsidR="00F9769E">
          <w:rPr>
            <w:bCs/>
            <w:lang w:val="zh-Hans"/>
          </w:rPr>
          <w:t xml:space="preserve">2.2.2.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_Toc31135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1135" w:history="1">
        <w:r w:rsidR="00F9769E">
          <w:rPr>
            <w:bCs/>
            <w:lang w:val="zh-Hans"/>
          </w:rPr>
          <w:t>接口类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_Toc31135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1135" w:history="1">
        <w:r w:rsidR="00F9769E">
          <w:rPr>
            <w:bCs/>
            <w:lang w:val="zh-Hans"/>
          </w:rPr>
          <w:t>13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_Toc31135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031ADDB9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13398" w:history="1">
        <w:r w:rsidR="00F9769E">
          <w:rPr>
            <w:bCs/>
            <w:lang w:val="zh-Hans"/>
          </w:rPr>
          <w:t xml:space="preserve">2.2.3.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_Toc13398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3398" w:history="1">
        <w:r w:rsidR="00F9769E">
          <w:rPr>
            <w:bCs/>
            <w:lang w:val="zh-Hans"/>
          </w:rPr>
          <w:t>一般参数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_Toc13398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3398" w:history="1">
        <w:r w:rsidR="00F9769E">
          <w:rPr>
            <w:bCs/>
            <w:lang w:val="zh-Hans"/>
          </w:rPr>
          <w:t>13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_Toc13398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38B8C139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2077" w:history="1">
        <w:r w:rsidR="00F9769E">
          <w:rPr>
            <w:bCs/>
            <w:lang w:val="zh-Hans"/>
          </w:rPr>
          <w:t xml:space="preserve">2.2.4.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_Toc2077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077" w:history="1">
        <w:r w:rsidR="00F9769E">
          <w:rPr>
            <w:bCs/>
            <w:lang w:val="zh-Hans"/>
          </w:rPr>
          <w:t xml:space="preserve">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_Toc2077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r w:rsidR="00E71623">
        <w:rPr>
          <w:lang w:val="zh-Hans"/>
        </w:rPr>
        <w:t xml:space="preserve"> </w:t>
      </w:r>
      <w:hyperlink w:anchor="_Toc2077" w:history="1">
        <w:r w:rsidR="00F9769E">
          <w:rPr>
            <w:bCs/>
            <w:lang w:val="zh-Hans"/>
          </w:rPr>
          <w:t>t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_Toc2077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077" w:history="1">
        <w:r w:rsidR="00F9769E">
          <w:rPr>
            <w:bCs/>
            <w:lang w:val="zh-Hans"/>
          </w:rPr>
          <w:t xml:space="preserve">rade API 14 </w:t>
        </w:r>
        <w:r w:rsidR="00F9769E">
          <w:rPr>
            <w:bCs/>
            <w:lang w:val="zh-Hans"/>
          </w:rPr>
          <w:t>的一般初始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_Toc2077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077" w:history="1">
        <w:r w:rsidR="00F9769E">
          <w:rPr>
            <w:bCs/>
            <w:lang w:val="zh-Hans"/>
          </w:rPr>
          <w:t>化步骤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_Toc2077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22D97856" w14:textId="77777777" w:rsidR="00274F8B" w:rsidRDefault="00C4760A">
      <w:pPr>
        <w:pStyle w:val="TOC1"/>
        <w:tabs>
          <w:tab w:val="right" w:leader="hyphen" w:pos="8800"/>
        </w:tabs>
        <w:rPr>
          <w:rFonts w:ascii="Cambria" w:hAnsi="Cambria"/>
          <w:bCs/>
          <w:szCs w:val="28"/>
        </w:rPr>
      </w:pPr>
      <w:hyperlink w:anchor="_Toc1145" w:history="1">
        <w:r w:rsidR="00F9769E">
          <w:rPr>
            <w:bCs/>
            <w:szCs w:val="28"/>
            <w:lang w:val="zh-Hans"/>
          </w:rPr>
          <w:t xml:space="preserve">3. </w:t>
        </w:r>
        <w:r w:rsidR="00F9769E">
          <w:rPr>
            <w:bCs/>
            <w:szCs w:val="28"/>
            <w:lang w:val="zh-Hans"/>
          </w:rPr>
          <w:t>收购报价演示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_Toc1145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145" w:history="1">
        <w:r w:rsidR="00F9769E">
          <w:rPr>
            <w:bCs/>
            <w:szCs w:val="28"/>
            <w:lang w:val="zh-Hans"/>
          </w:rPr>
          <w:t>15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_Toc1145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0BEA3072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4062" w:history="1">
        <w:r w:rsidR="00F9769E">
          <w:rPr>
            <w:bCs/>
            <w:szCs w:val="26"/>
            <w:lang w:val="zh-Hans"/>
          </w:rPr>
          <w:t xml:space="preserve">3.1.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_Toc24062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4062" w:history="1">
        <w:r w:rsidR="00F9769E">
          <w:rPr>
            <w:bCs/>
            <w:szCs w:val="26"/>
            <w:lang w:val="zh-Hans"/>
          </w:rPr>
          <w:t>准备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_Toc24062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4062" w:history="1">
        <w:r w:rsidR="00F9769E">
          <w:rPr>
            <w:bCs/>
            <w:szCs w:val="26"/>
            <w:lang w:val="zh-Hans"/>
          </w:rPr>
          <w:t>15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_Toc24062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3251378B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1166" w:history="1">
        <w:r w:rsidR="00F9769E">
          <w:rPr>
            <w:bCs/>
            <w:szCs w:val="26"/>
            <w:lang w:val="zh-Hans"/>
          </w:rPr>
          <w:t xml:space="preserve">3.2.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_Toc1166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166" w:history="1">
        <w:r w:rsidR="00F9769E">
          <w:rPr>
            <w:bCs/>
            <w:szCs w:val="26"/>
            <w:lang w:val="zh-Hans"/>
          </w:rPr>
          <w:t>报价</w:t>
        </w:r>
        <w:r w:rsidR="00F9769E">
          <w:rPr>
            <w:bCs/>
            <w:szCs w:val="26"/>
            <w:lang w:val="zh-Hans"/>
          </w:rPr>
          <w:t xml:space="preserve"> API </w:t>
        </w:r>
        <w:r w:rsidR="00F9769E">
          <w:rPr>
            <w:bCs/>
            <w:szCs w:val="26"/>
            <w:lang w:val="zh-Hans"/>
          </w:rPr>
          <w:t>的初始化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_Toc1166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166" w:history="1">
        <w:r w:rsidR="00F9769E">
          <w:rPr>
            <w:bCs/>
            <w:szCs w:val="26"/>
            <w:lang w:val="zh-Hans"/>
          </w:rPr>
          <w:t>16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_Toc1166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70CC96D3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3219" w:history="1">
        <w:r w:rsidR="00F9769E">
          <w:rPr>
            <w:bCs/>
            <w:szCs w:val="26"/>
            <w:lang w:val="zh-Hans"/>
          </w:rPr>
          <w:t xml:space="preserve">3.3.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_Toc23219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3219" w:history="1">
        <w:r w:rsidR="00F9769E">
          <w:rPr>
            <w:bCs/>
            <w:szCs w:val="26"/>
            <w:lang w:val="zh-Hans"/>
          </w:rPr>
          <w:t>登录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_Toc23219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3219" w:history="1">
        <w:r w:rsidR="00F9769E">
          <w:rPr>
            <w:bCs/>
            <w:szCs w:val="26"/>
            <w:lang w:val="zh-Hans"/>
          </w:rPr>
          <w:t>17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_Toc23219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73C319DB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4411" w:history="1">
        <w:r w:rsidR="00F9769E">
          <w:rPr>
            <w:bCs/>
            <w:szCs w:val="26"/>
            <w:lang w:val="zh-Hans"/>
          </w:rPr>
          <w:t xml:space="preserve">3.4.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_Toc4411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4411" w:history="1">
        <w:r w:rsidR="00F9769E">
          <w:rPr>
            <w:bCs/>
            <w:szCs w:val="26"/>
            <w:lang w:val="zh-Hans"/>
          </w:rPr>
          <w:t>订阅报价数据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_Toc4411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4411" w:history="1">
        <w:r w:rsidR="00F9769E">
          <w:rPr>
            <w:bCs/>
            <w:szCs w:val="26"/>
            <w:lang w:val="zh-Hans"/>
          </w:rPr>
          <w:t>18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_Toc4411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EC3D47B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16236" w:history="1">
        <w:r w:rsidR="00F9769E">
          <w:rPr>
            <w:bCs/>
            <w:szCs w:val="26"/>
            <w:lang w:val="zh-Hans"/>
          </w:rPr>
          <w:t xml:space="preserve">3.5.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_Toc16236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6236" w:history="1">
        <w:r w:rsidR="00F9769E">
          <w:rPr>
            <w:bCs/>
            <w:szCs w:val="26"/>
            <w:lang w:val="zh-Hans"/>
          </w:rPr>
          <w:t>订阅和接收报价请求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_Toc16236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6236" w:history="1">
        <w:r w:rsidR="00F9769E">
          <w:rPr>
            <w:bCs/>
            <w:szCs w:val="26"/>
            <w:lang w:val="zh-Hans"/>
          </w:rPr>
          <w:t>19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_Toc16236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59BB3824" w14:textId="77777777" w:rsidR="00274F8B" w:rsidRDefault="00C4760A">
      <w:pPr>
        <w:pStyle w:val="TOC1"/>
        <w:tabs>
          <w:tab w:val="right" w:leader="hyphen" w:pos="8800"/>
        </w:tabs>
        <w:rPr>
          <w:rFonts w:ascii="Cambria" w:hAnsi="Cambria"/>
          <w:bCs/>
          <w:szCs w:val="28"/>
        </w:rPr>
      </w:pPr>
      <w:hyperlink w:anchor="_Toc2411" w:history="1">
        <w:r w:rsidR="00F9769E">
          <w:rPr>
            <w:bCs/>
            <w:szCs w:val="28"/>
            <w:lang w:val="zh-Hans"/>
          </w:rPr>
          <w:t xml:space="preserve">4. </w:t>
        </w:r>
        <w:r w:rsidR="00F9769E">
          <w:rPr>
            <w:bCs/>
            <w:szCs w:val="28"/>
            <w:lang w:val="zh-Hans"/>
          </w:rPr>
          <w:t>交易演示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_Toc2411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411" w:history="1">
        <w:r w:rsidR="00F9769E">
          <w:rPr>
            <w:bCs/>
            <w:szCs w:val="28"/>
            <w:lang w:val="zh-Hans"/>
          </w:rPr>
          <w:t>21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_Toc2411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7E65A586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4072" w:history="1">
        <w:r w:rsidR="00F9769E">
          <w:rPr>
            <w:bCs/>
            <w:szCs w:val="26"/>
            <w:lang w:val="zh-Hans"/>
          </w:rPr>
          <w:t>4.1.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_Toc4072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4072" w:history="1">
        <w:r w:rsidR="00F9769E">
          <w:rPr>
            <w:bCs/>
            <w:szCs w:val="26"/>
            <w:lang w:val="zh-Hans"/>
          </w:rPr>
          <w:t>贸易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_Toc4072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r w:rsidR="00E71623">
        <w:rPr>
          <w:lang w:val="zh-Hans"/>
        </w:rPr>
        <w:t xml:space="preserve"> </w:t>
      </w:r>
      <w:hyperlink w:anchor="_Toc4072" w:history="1">
        <w:r w:rsidR="00F9769E">
          <w:rPr>
            <w:bCs/>
            <w:szCs w:val="26"/>
            <w:lang w:val="zh-Hans"/>
          </w:rPr>
          <w:t>API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_Toc4072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r w:rsidR="00E71623">
        <w:rPr>
          <w:lang w:val="zh-Hans"/>
        </w:rPr>
        <w:t xml:space="preserve"> </w:t>
      </w:r>
      <w:hyperlink w:anchor="_Toc4072" w:history="1">
        <w:r w:rsidR="00F9769E">
          <w:rPr>
            <w:bCs/>
            <w:szCs w:val="26"/>
            <w:lang w:val="zh-Hans"/>
          </w:rPr>
          <w:t>的初始化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_Toc4072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4072" w:history="1">
        <w:r w:rsidR="00F9769E">
          <w:rPr>
            <w:bCs/>
            <w:szCs w:val="26"/>
            <w:lang w:val="zh-Hans"/>
          </w:rPr>
          <w:t>21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_Toc4072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C8C0DD4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6745" w:history="1">
        <w:r w:rsidR="00F9769E">
          <w:rPr>
            <w:bCs/>
            <w:szCs w:val="26"/>
            <w:lang w:val="zh-Hans"/>
          </w:rPr>
          <w:t xml:space="preserve">4.2.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_Toc26745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6745" w:history="1">
        <w:r w:rsidR="00F9769E">
          <w:rPr>
            <w:bCs/>
            <w:szCs w:val="26"/>
            <w:lang w:val="zh-Hans"/>
          </w:rPr>
          <w:t>登录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_Toc26745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6745" w:history="1">
        <w:r w:rsidR="00F9769E">
          <w:rPr>
            <w:bCs/>
            <w:szCs w:val="26"/>
            <w:lang w:val="zh-Hans"/>
          </w:rPr>
          <w:t>22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_Toc26745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43FB3324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3673" w:history="1">
        <w:r w:rsidR="00F9769E">
          <w:rPr>
            <w:szCs w:val="26"/>
            <w:lang w:val="zh-Hans"/>
          </w:rPr>
          <w:t xml:space="preserve">4.3.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_Toc3673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673" w:history="1">
        <w:r w:rsidR="00F9769E">
          <w:rPr>
            <w:szCs w:val="26"/>
            <w:lang w:val="zh-Hans"/>
          </w:rPr>
          <w:t>确认结算信息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_Toc3673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673" w:history="1">
        <w:r w:rsidR="00F9769E">
          <w:rPr>
            <w:szCs w:val="26"/>
            <w:lang w:val="zh-Hans"/>
          </w:rPr>
          <w:t>22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_Toc3673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6E5BD9A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9420" w:history="1">
        <w:r w:rsidR="00F9769E">
          <w:rPr>
            <w:bCs/>
            <w:szCs w:val="26"/>
            <w:lang w:val="zh-Hans"/>
          </w:rPr>
          <w:t xml:space="preserve">4.4.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_Toc29420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9420" w:history="1">
        <w:r w:rsidR="00F9769E">
          <w:rPr>
            <w:bCs/>
            <w:szCs w:val="26"/>
            <w:lang w:val="zh-Hans"/>
          </w:rPr>
          <w:t>订单</w:t>
        </w:r>
        <w:r w:rsidR="00F9769E">
          <w:rPr>
            <w:bCs/>
            <w:szCs w:val="26"/>
            <w:lang w:val="zh-Hans"/>
          </w:rPr>
          <w:t xml:space="preserve">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_Toc29420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9420" w:history="1">
        <w:r w:rsidR="00F9769E">
          <w:rPr>
            <w:bCs/>
            <w:szCs w:val="26"/>
            <w:lang w:val="zh-Hans"/>
          </w:rPr>
          <w:t>处理</w:t>
        </w:r>
        <w:r w:rsidR="00F9769E">
          <w:rPr>
            <w:bCs/>
            <w:szCs w:val="26"/>
            <w:lang w:val="zh-Hans"/>
          </w:rPr>
          <w:t xml:space="preserve">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_Toc29420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9420" w:history="1">
        <w:r w:rsidR="00F9769E">
          <w:rPr>
            <w:bCs/>
            <w:szCs w:val="26"/>
            <w:lang w:val="zh-Hans"/>
          </w:rPr>
          <w:t>流程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_Toc29420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9420" w:history="1">
        <w:r w:rsidR="00F9769E">
          <w:rPr>
            <w:bCs/>
            <w:szCs w:val="26"/>
            <w:lang w:val="zh-Hans"/>
          </w:rPr>
          <w:t>23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_Toc29420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06A78867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1452" w:history="1">
        <w:r w:rsidR="00F9769E">
          <w:rPr>
            <w:bCs/>
            <w:szCs w:val="26"/>
            <w:lang w:val="zh-Hans"/>
          </w:rPr>
          <w:t xml:space="preserve">4.5.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_Toc21452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1452" w:history="1">
        <w:r w:rsidR="00F9769E">
          <w:rPr>
            <w:bCs/>
            <w:szCs w:val="26"/>
            <w:lang w:val="zh-Hans"/>
          </w:rPr>
          <w:t>处理订单的方法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_Toc21452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1452" w:history="1">
        <w:r w:rsidR="00F9769E">
          <w:rPr>
            <w:bCs/>
            <w:szCs w:val="26"/>
            <w:lang w:val="zh-Hans"/>
          </w:rPr>
          <w:t>25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_Toc21452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64288785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4562" w:history="1">
        <w:r w:rsidR="00F9769E">
          <w:rPr>
            <w:bCs/>
            <w:szCs w:val="26"/>
            <w:lang w:val="zh-Hans"/>
          </w:rPr>
          <w:t xml:space="preserve">4.6.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_Toc4562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4562" w:history="1">
        <w:r w:rsidR="00F9769E">
          <w:rPr>
            <w:bCs/>
            <w:szCs w:val="26"/>
            <w:lang w:val="zh-Hans"/>
          </w:rPr>
          <w:t>下订单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_Toc4562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4562" w:history="1">
        <w:r w:rsidR="00F9769E">
          <w:rPr>
            <w:bCs/>
            <w:szCs w:val="26"/>
            <w:lang w:val="zh-Hans"/>
          </w:rPr>
          <w:t>26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_Toc4562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01E3EAB0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0603" w:history="1">
        <w:r w:rsidR="00F9769E">
          <w:rPr>
            <w:bCs/>
            <w:szCs w:val="26"/>
            <w:lang w:val="zh-Hans"/>
          </w:rPr>
          <w:t xml:space="preserve">4.7.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_Toc20603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0603" w:history="1">
        <w:r w:rsidR="00F9769E">
          <w:rPr>
            <w:bCs/>
            <w:szCs w:val="26"/>
            <w:lang w:val="zh-Hans"/>
          </w:rPr>
          <w:t>放置</w:t>
        </w:r>
        <w:r w:rsidR="00F9769E">
          <w:rPr>
            <w:bCs/>
            <w:szCs w:val="26"/>
            <w:lang w:val="zh-Hans"/>
          </w:rPr>
          <w:t xml:space="preserve">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_Toc20603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0603" w:history="1">
        <w:r w:rsidR="00F9769E">
          <w:rPr>
            <w:bCs/>
            <w:szCs w:val="26"/>
            <w:lang w:val="zh-Hans"/>
          </w:rPr>
          <w:t>停车令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_Toc20603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0603" w:history="1">
        <w:r w:rsidR="00F9769E">
          <w:rPr>
            <w:bCs/>
            <w:szCs w:val="26"/>
            <w:lang w:val="zh-Hans"/>
          </w:rPr>
          <w:t>32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_Toc20603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FAF0E99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6719" w:history="1">
        <w:r w:rsidR="00F9769E">
          <w:rPr>
            <w:bCs/>
            <w:szCs w:val="26"/>
            <w:lang w:val="zh-Hans"/>
          </w:rPr>
          <w:t xml:space="preserve">4.8.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_Toc6719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6719" w:history="1">
        <w:r w:rsidR="00F9769E">
          <w:rPr>
            <w:bCs/>
            <w:szCs w:val="26"/>
            <w:lang w:val="zh-Hans"/>
          </w:rPr>
          <w:t>取消订单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_Toc6719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6719" w:history="1">
        <w:r w:rsidR="00F9769E">
          <w:rPr>
            <w:bCs/>
            <w:szCs w:val="26"/>
            <w:lang w:val="zh-Hans"/>
          </w:rPr>
          <w:t>33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_Toc6719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19CFC0F4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7145" w:history="1">
        <w:r w:rsidR="00F9769E">
          <w:rPr>
            <w:bCs/>
            <w:szCs w:val="26"/>
            <w:lang w:val="zh-Hans"/>
          </w:rPr>
          <w:t xml:space="preserve">4.9.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_Toc7145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7145" w:history="1">
        <w:r w:rsidR="00F9769E">
          <w:rPr>
            <w:bCs/>
            <w:szCs w:val="26"/>
            <w:lang w:val="zh-Hans"/>
          </w:rPr>
          <w:t>询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_Toc7145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7145" w:history="1">
        <w:r w:rsidR="00F9769E">
          <w:rPr>
            <w:bCs/>
            <w:szCs w:val="26"/>
            <w:lang w:val="zh-Hans"/>
          </w:rPr>
          <w:t>价和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_Toc7145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7145" w:history="1">
        <w:r w:rsidR="00F9769E">
          <w:rPr>
            <w:bCs/>
            <w:szCs w:val="26"/>
            <w:lang w:val="zh-Hans"/>
          </w:rPr>
          <w:t xml:space="preserve"> </w:t>
        </w:r>
        <w:r w:rsidR="00F9769E">
          <w:rPr>
            <w:bCs/>
            <w:szCs w:val="26"/>
            <w:lang w:val="zh-Hans"/>
          </w:rPr>
          <w:t>报价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_Toc7145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7145" w:history="1">
        <w:r w:rsidR="00F9769E">
          <w:rPr>
            <w:bCs/>
            <w:szCs w:val="26"/>
            <w:lang w:val="zh-Hans"/>
          </w:rPr>
          <w:t>33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_Toc7145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522A120D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7003" w:history="1">
        <w:r w:rsidR="00F9769E">
          <w:rPr>
            <w:bCs/>
            <w:szCs w:val="26"/>
            <w:lang w:val="zh-Hans"/>
          </w:rPr>
          <w:t xml:space="preserve">4.10.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_Toc27003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7003" w:history="1">
        <w:r w:rsidR="00F9769E">
          <w:rPr>
            <w:bCs/>
            <w:szCs w:val="26"/>
            <w:lang w:val="zh-Hans"/>
          </w:rPr>
          <w:t xml:space="preserve">Exercise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_Toc27003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7003" w:history="1">
        <w:r w:rsidR="00F9769E">
          <w:rPr>
            <w:bCs/>
            <w:szCs w:val="26"/>
            <w:lang w:val="zh-Hans"/>
          </w:rPr>
          <w:t>行使备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_Toc27003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7003" w:history="1">
        <w:r w:rsidR="00F9769E">
          <w:rPr>
            <w:bCs/>
            <w:szCs w:val="26"/>
            <w:lang w:val="zh-Hans"/>
          </w:rPr>
          <w:t>选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_Toc27003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7003" w:history="1">
        <w:r w:rsidR="00F9769E">
          <w:rPr>
            <w:bCs/>
            <w:szCs w:val="26"/>
            <w:lang w:val="zh-Hans"/>
          </w:rPr>
          <w:t>案文</w:t>
        </w:r>
        <w:r w:rsidR="00F9769E">
          <w:rPr>
            <w:bCs/>
            <w:szCs w:val="26"/>
            <w:lang w:val="zh-Hans"/>
          </w:rPr>
          <w:t>35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_Toc27003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33036C84" w14:textId="77777777" w:rsidR="00274F8B" w:rsidRDefault="00C4760A">
      <w:pPr>
        <w:pStyle w:val="TOC1"/>
        <w:tabs>
          <w:tab w:val="right" w:leader="hyphen" w:pos="8800"/>
        </w:tabs>
        <w:rPr>
          <w:rFonts w:ascii="Cambria" w:hAnsi="Cambria"/>
          <w:bCs/>
          <w:szCs w:val="28"/>
        </w:rPr>
      </w:pPr>
      <w:hyperlink w:anchor="_Toc31427" w:history="1">
        <w:r w:rsidR="00F9769E">
          <w:rPr>
            <w:bCs/>
            <w:szCs w:val="28"/>
            <w:lang w:val="zh-Hans"/>
          </w:rPr>
          <w:t xml:space="preserve">5. </w:t>
        </w:r>
        <w:r w:rsidR="00F9769E">
          <w:rPr>
            <w:bCs/>
            <w:szCs w:val="28"/>
            <w:lang w:val="zh-Hans"/>
          </w:rPr>
          <w:t>附录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_Toc31427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31427" w:history="1">
        <w:r w:rsidR="00F9769E">
          <w:rPr>
            <w:bCs/>
            <w:szCs w:val="28"/>
            <w:lang w:val="zh-Hans"/>
          </w:rPr>
          <w:t>37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_Toc31427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2566DE18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17378" w:history="1">
        <w:r w:rsidR="00F9769E">
          <w:rPr>
            <w:bCs/>
            <w:szCs w:val="26"/>
            <w:lang w:val="zh-Hans"/>
          </w:rPr>
          <w:t xml:space="preserve">5.1.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_Toc17378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7378" w:history="1">
        <w:r w:rsidR="00F9769E">
          <w:rPr>
            <w:bCs/>
            <w:szCs w:val="26"/>
            <w:lang w:val="zh-Hans"/>
          </w:rPr>
          <w:t>数据流文件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_Toc17378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7378" w:history="1">
        <w:r w:rsidR="00F9769E">
          <w:rPr>
            <w:bCs/>
            <w:szCs w:val="26"/>
            <w:lang w:val="zh-Hans"/>
          </w:rPr>
          <w:t>37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_Toc17378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766305E6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28884" w:history="1">
        <w:r w:rsidR="00F9769E">
          <w:rPr>
            <w:bCs/>
            <w:szCs w:val="26"/>
            <w:lang w:val="zh-Hans"/>
          </w:rPr>
          <w:t xml:space="preserve">5.2.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_Toc28884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8884" w:history="1">
        <w:r w:rsidR="00F9769E">
          <w:rPr>
            <w:bCs/>
            <w:szCs w:val="26"/>
            <w:lang w:val="zh-Hans"/>
          </w:rPr>
          <w:t>F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_Toc28884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8884" w:history="1">
        <w:r w:rsidR="00F9769E">
          <w:rPr>
            <w:bCs/>
            <w:szCs w:val="26"/>
            <w:lang w:val="zh-Hans"/>
          </w:rPr>
          <w:t>低控制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_Toc28884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28884" w:history="1">
        <w:r w:rsidR="00F9769E">
          <w:rPr>
            <w:bCs/>
            <w:szCs w:val="26"/>
            <w:lang w:val="zh-Hans"/>
          </w:rPr>
          <w:t>38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_Toc28884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4FE637D3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4996" w:history="1">
        <w:r w:rsidR="00F9769E">
          <w:rPr>
            <w:bCs/>
            <w:lang w:val="zh-Hans"/>
          </w:rPr>
          <w:t xml:space="preserve">5.2.1.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_Toc4996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4996" w:history="1">
        <w:r w:rsidR="00F9769E">
          <w:rPr>
            <w:bCs/>
            <w:lang w:val="zh-Hans"/>
          </w:rPr>
          <w:t>查询流量控制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_Toc4996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4996" w:history="1">
        <w:r w:rsidR="00F9769E">
          <w:rPr>
            <w:bCs/>
            <w:lang w:val="zh-Hans"/>
          </w:rPr>
          <w:t>38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_Toc4996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4DF86973" w14:textId="77777777" w:rsidR="00274F8B" w:rsidRDefault="00C4760A" w:rsidP="003822AC">
      <w:pPr>
        <w:pStyle w:val="TOC3"/>
        <w:tabs>
          <w:tab w:val="right" w:leader="hyphen" w:pos="8800"/>
        </w:tabs>
        <w:ind w:left="880"/>
        <w:rPr>
          <w:rFonts w:ascii="Cambria" w:hAnsi="Cambria"/>
          <w:bCs/>
          <w:szCs w:val="28"/>
        </w:rPr>
      </w:pPr>
      <w:hyperlink w:anchor="_Toc10127" w:history="1">
        <w:r w:rsidR="00F9769E">
          <w:rPr>
            <w:bCs/>
            <w:lang w:val="zh-Hans"/>
          </w:rPr>
          <w:t xml:space="preserve">5.2.2.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_Toc10127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0127" w:history="1">
        <w:r w:rsidR="00F9769E">
          <w:rPr>
            <w:bCs/>
            <w:lang w:val="zh-Hans"/>
          </w:rPr>
          <w:t>订单流量控制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_Toc10127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0127" w:history="1">
        <w:r w:rsidR="00F9769E">
          <w:rPr>
            <w:bCs/>
            <w:lang w:val="zh-Hans"/>
          </w:rPr>
          <w:t>38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_Toc10127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4DF24BC6" w14:textId="77777777" w:rsidR="00274F8B" w:rsidRDefault="00C4760A" w:rsidP="003822AC">
      <w:pPr>
        <w:pStyle w:val="TOC2"/>
        <w:tabs>
          <w:tab w:val="right" w:leader="hyphen" w:pos="8800"/>
        </w:tabs>
        <w:ind w:left="440"/>
        <w:rPr>
          <w:rFonts w:ascii="Cambria" w:hAnsi="Cambria"/>
          <w:bCs/>
          <w:szCs w:val="28"/>
        </w:rPr>
      </w:pPr>
      <w:hyperlink w:anchor="_Toc19720" w:history="1">
        <w:r w:rsidR="00F9769E">
          <w:rPr>
            <w:bCs/>
            <w:szCs w:val="26"/>
            <w:lang w:val="zh-Hans"/>
          </w:rPr>
          <w:t xml:space="preserve">5.3. 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_Toc19720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9720" w:history="1">
        <w:r w:rsidR="00F9769E">
          <w:rPr>
            <w:bCs/>
            <w:szCs w:val="26"/>
            <w:lang w:val="zh-Hans"/>
          </w:rPr>
          <w:t>Dis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_Toc19720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9720" w:history="1">
        <w:r w:rsidR="00F9769E">
          <w:rPr>
            <w:bCs/>
            <w:szCs w:val="26"/>
            <w:lang w:val="zh-Hans"/>
          </w:rPr>
          <w:t>取消连接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_Toc19720 </w:instrText>
        </w:r>
        <w:r w:rsidR="00F9769E">
          <w:rPr>
            <w:bCs/>
            <w:szCs w:val="28"/>
            <w:lang w:val="zh-Hans"/>
          </w:rPr>
          <w:fldChar w:fldCharType="end"/>
        </w:r>
      </w:hyperlink>
      <w:hyperlink w:anchor="_Toc19720" w:history="1">
        <w:r w:rsidR="00F9769E">
          <w:rPr>
            <w:bCs/>
            <w:szCs w:val="26"/>
            <w:lang w:val="zh-Hans"/>
          </w:rPr>
          <w:t>38</w:t>
        </w:r>
        <w:r w:rsidR="00F9769E">
          <w:rPr>
            <w:bCs/>
            <w:szCs w:val="28"/>
            <w:lang w:val="zh-Hans"/>
          </w:rPr>
          <w:tab/>
        </w:r>
        <w:r w:rsidR="00F9769E">
          <w:rPr>
            <w:bCs/>
            <w:szCs w:val="28"/>
            <w:lang w:val="zh-Hans"/>
          </w:rPr>
          <w:fldChar w:fldCharType="begin"/>
        </w:r>
        <w:r w:rsidR="00F9769E">
          <w:rPr>
            <w:bCs/>
            <w:szCs w:val="28"/>
            <w:lang w:val="zh-Hans"/>
          </w:rPr>
          <w:instrText xml:space="preserve"> PAGEREF _Toc19720 </w:instrText>
        </w:r>
        <w:r w:rsidR="00F9769E">
          <w:rPr>
            <w:bCs/>
            <w:szCs w:val="28"/>
            <w:lang w:val="zh-Hans"/>
          </w:rPr>
          <w:fldChar w:fldCharType="end"/>
        </w:r>
      </w:hyperlink>
    </w:p>
    <w:p w14:paraId="6351D374" w14:textId="77777777" w:rsidR="00274F8B" w:rsidRDefault="00F9769E">
      <w:r>
        <w:fldChar w:fldCharType="end"/>
      </w:r>
    </w:p>
    <w:p w14:paraId="5529F1E4" w14:textId="77777777" w:rsidR="00274F8B" w:rsidRDefault="00F9769E">
      <w:pPr>
        <w:pStyle w:val="1"/>
        <w:numPr>
          <w:ilvl w:val="0"/>
          <w:numId w:val="1"/>
        </w:numPr>
        <w:rPr>
          <w:rFonts w:ascii="Calibri" w:hAnsi="Calibri" w:cs="Calibri"/>
        </w:rPr>
      </w:pPr>
      <w:r>
        <w:rPr>
          <w:lang w:val="zh-Hans"/>
        </w:rPr>
        <w:br w:type="page"/>
      </w:r>
      <w:bookmarkStart w:id="21" w:name="_Toc26298"/>
      <w:r>
        <w:rPr>
          <w:sz w:val="44"/>
          <w:szCs w:val="44"/>
          <w:lang w:val="zh-Hans"/>
        </w:rPr>
        <w:lastRenderedPageBreak/>
        <w:t>Ctp</w:t>
      </w:r>
      <w:bookmarkEnd w:id="20"/>
      <w:bookmarkEnd w:id="21"/>
    </w:p>
    <w:p w14:paraId="45318F1F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  <w:szCs w:val="32"/>
        </w:rPr>
      </w:pPr>
      <w:bookmarkStart w:id="22" w:name="_Toc402796968"/>
      <w:bookmarkStart w:id="23" w:name="_Toc5322"/>
      <w:r>
        <w:rPr>
          <w:szCs w:val="32"/>
          <w:lang w:val="zh-Hans"/>
        </w:rPr>
        <w:t>介绍</w:t>
      </w:r>
      <w:bookmarkEnd w:id="22"/>
      <w:bookmarkEnd w:id="23"/>
    </w:p>
    <w:p w14:paraId="194C6331" w14:textId="77777777" w:rsidR="00274F8B" w:rsidRDefault="000855A6">
      <w:pPr>
        <w:autoSpaceDE w:val="0"/>
        <w:autoSpaceDN w:val="0"/>
        <w:adjustRightInd w:val="0"/>
        <w:rPr>
          <w:rFonts w:cs="Calibri"/>
        </w:rPr>
      </w:pPr>
      <w:ins w:id="24" w:author="陈学锋" w:date="2018-07-04T21:04:00Z">
        <w:r>
          <w:rPr>
            <w:lang w:val="zh-Hans"/>
          </w:rPr>
          <w:t>综合</w:t>
        </w:r>
      </w:ins>
      <w:r w:rsidR="00F9769E">
        <w:rPr>
          <w:lang w:val="zh-Hans"/>
        </w:rPr>
        <w:t>交易平台</w:t>
      </w:r>
      <w:ins w:id="25" w:author="陈学锋" w:date="2018-07-04T21:04:00Z">
        <w:r>
          <w:rPr>
            <w:lang w:val="zh-Hans"/>
          </w:rPr>
          <w:t>，</w:t>
        </w:r>
      </w:ins>
      <w:r w:rsidR="00F9769E">
        <w:rPr>
          <w:lang w:val="zh-Hans"/>
        </w:rPr>
        <w:t>称为</w:t>
      </w:r>
      <w:r w:rsidR="00F9769E">
        <w:rPr>
          <w:lang w:val="zh-Hans"/>
        </w:rPr>
        <w:t>CTP</w:t>
      </w:r>
      <w:r w:rsidR="00F9769E">
        <w:rPr>
          <w:lang w:val="zh-Hans"/>
        </w:rPr>
        <w:t>，</w:t>
      </w:r>
      <w:ins w:id="26" w:author="陈学锋" w:date="2018-07-04T21:04:00Z">
        <w:r>
          <w:rPr>
            <w:lang w:val="zh-Hans"/>
          </w:rPr>
          <w:t>,</w:t>
        </w:r>
      </w:ins>
      <w:r w:rsidR="00F9769E">
        <w:rPr>
          <w:lang w:val="zh-Hans"/>
        </w:rPr>
        <w:t>是专门为期货公司开发的未来经纪管理系统。它由交易</w:t>
      </w:r>
      <w:ins w:id="27" w:author="陈学锋" w:date="2018-07-04T21:10:00Z">
        <w:r>
          <w:rPr>
            <w:lang w:val="zh-Hans"/>
          </w:rPr>
          <w:t xml:space="preserve">a </w:t>
        </w:r>
      </w:ins>
      <w:r w:rsidR="00F9769E">
        <w:rPr>
          <w:lang w:val="zh-Hans"/>
        </w:rPr>
        <w:t>系统、</w:t>
      </w:r>
      <w:ins w:id="28" w:author="陈学锋" w:date="2018-07-04T21:10:00Z">
        <w:r>
          <w:rPr>
            <w:lang w:val="zh-Hans"/>
          </w:rPr>
          <w:t>风险管理</w:t>
        </w:r>
      </w:ins>
      <w:r w:rsidR="00F9769E">
        <w:rPr>
          <w:lang w:val="zh-Hans"/>
        </w:rPr>
        <w:t>系统和结算</w:t>
      </w:r>
      <w:ins w:id="29" w:author="陈学锋" w:date="2018-07-04T21:10:00Z">
        <w:r>
          <w:rPr>
            <w:lang w:val="zh-Hans"/>
          </w:rPr>
          <w:t>信息</w:t>
        </w:r>
      </w:ins>
      <w:r w:rsidR="00F9769E">
        <w:rPr>
          <w:lang w:val="zh-Hans"/>
        </w:rPr>
        <w:t>管理系统组成。</w:t>
      </w:r>
    </w:p>
    <w:p w14:paraId="22861ADB" w14:textId="77777777" w:rsidR="00274F8B" w:rsidRDefault="00F9769E">
      <w:pPr>
        <w:autoSpaceDE w:val="0"/>
        <w:autoSpaceDN w:val="0"/>
        <w:adjustRightInd w:val="0"/>
        <w:rPr>
          <w:rFonts w:cs="Calibri"/>
        </w:rPr>
      </w:pPr>
      <w:r>
        <w:rPr>
          <w:lang w:val="zh-Hans"/>
        </w:rPr>
        <w:t>交易系统负责订单处理、报价转发和银行期货转账。结算信息管理系统</w:t>
      </w:r>
      <w:r>
        <w:rPr>
          <w:lang w:val="zh-Hans"/>
        </w:rPr>
        <w:t>s</w:t>
      </w:r>
      <w:r>
        <w:rPr>
          <w:lang w:val="zh-Hans"/>
        </w:rPr>
        <w:t>负责交易、账户、经纪人、资金、</w:t>
      </w:r>
      <w:r>
        <w:rPr>
          <w:lang w:val="zh-Hans"/>
        </w:rPr>
        <w:t>, rate</w:t>
      </w:r>
      <w:r>
        <w:rPr>
          <w:lang w:val="zh-Hans"/>
        </w:rPr>
        <w:t>费率、日常结算、信息查询、报表</w:t>
      </w:r>
      <w:r>
        <w:rPr>
          <w:lang w:val="zh-Hans"/>
        </w:rPr>
        <w:t>s,</w:t>
      </w:r>
      <w:r>
        <w:rPr>
          <w:lang w:val="zh-Hans"/>
        </w:rPr>
        <w:t>等。风险管理系统提供高速、实时的计算，以揭示和控制风险。</w:t>
      </w:r>
      <w:r>
        <w:rPr>
          <w:lang w:val="zh-Hans"/>
        </w:rPr>
        <w:t xml:space="preserve"> </w:t>
      </w:r>
      <w:ins w:id="30" w:author="陈学锋" w:date="2018-07-04T21:13:00Z">
        <w:r w:rsidR="00AF1866">
          <w:rPr>
            <w:lang w:val="zh-Hans"/>
          </w:rPr>
          <w:t xml:space="preserve">CTP </w:t>
        </w:r>
      </w:ins>
      <w:r>
        <w:rPr>
          <w:lang w:val="zh-Hans"/>
        </w:rPr>
        <w:t>可以连接四个</w:t>
      </w:r>
      <w:ins w:id="31" w:author="陈学锋" w:date="2018-07-04T21:15:00Z">
        <w:r w:rsidR="00AF1866">
          <w:rPr>
            <w:lang w:val="zh-Hans"/>
          </w:rPr>
          <w:t>（五个？</w:t>
        </w:r>
      </w:ins>
      <w:r>
        <w:rPr>
          <w:lang w:val="zh-Hans"/>
        </w:rPr>
        <w:t>国内期货交易所同时支持国内商品期货和股指期货的交易结算业务。系统</w:t>
      </w:r>
      <w:ins w:id="32" w:author="陈学锋" w:date="2018-07-04T21:15:00Z">
        <w:r w:rsidR="00AF1866">
          <w:rPr>
            <w:lang w:val="zh-Hans"/>
          </w:rPr>
          <w:t>,</w:t>
        </w:r>
      </w:ins>
      <w:r>
        <w:rPr>
          <w:lang w:val="zh-Hans"/>
        </w:rPr>
        <w:t>可自动生成和提交保证金监控和反洗钱监控文件。</w:t>
      </w:r>
    </w:p>
    <w:p w14:paraId="0DC1050D" w14:textId="77777777" w:rsidR="00274F8B" w:rsidRDefault="00F9769E">
      <w:pPr>
        <w:autoSpaceDE w:val="0"/>
        <w:autoSpaceDN w:val="0"/>
        <w:adjustRightInd w:val="0"/>
        <w:rPr>
          <w:rFonts w:cs="Calibri"/>
        </w:rPr>
      </w:pPr>
      <w:r>
        <w:rPr>
          <w:lang w:val="zh-Hans"/>
        </w:rPr>
        <w:t>CTP</w:t>
      </w:r>
      <w:del w:id="33" w:author="陈学锋" w:date="2018-07-04T21:16:00Z">
        <w:r w:rsidDel="00AF1866">
          <w:rPr>
            <w:lang w:val="zh-Hans"/>
          </w:rPr>
          <w:delText xml:space="preserve">borrows </w:delText>
        </w:r>
      </w:del>
      <w:ins w:id="34" w:author="陈学锋" w:date="2018-07-04T21:16:00Z">
        <w:r w:rsidR="00AF1866">
          <w:rPr>
            <w:lang w:val="zh-Hans"/>
          </w:rPr>
          <w:t>继承了</w:t>
        </w:r>
        <w:r w:rsidR="00AF1866">
          <w:rPr>
            <w:lang w:val="zh-Hans"/>
          </w:rPr>
          <w:t>S</w:t>
        </w:r>
      </w:ins>
      <w:r>
        <w:rPr>
          <w:lang w:val="zh-Hans"/>
        </w:rPr>
        <w:t xml:space="preserve"> the experience</w:t>
      </w:r>
      <w:r>
        <w:rPr>
          <w:lang w:val="zh-Hans"/>
        </w:rPr>
        <w:t>会</w:t>
      </w:r>
      <w:r>
        <w:rPr>
          <w:lang w:val="zh-Hans"/>
        </w:rPr>
        <w:t>"</w:t>
      </w:r>
      <w:r>
        <w:rPr>
          <w:lang w:val="zh-Hans"/>
        </w:rPr>
        <w:t>新一代交易所系统（</w:t>
      </w:r>
      <w:r>
        <w:rPr>
          <w:lang w:val="zh-Hans"/>
        </w:rPr>
        <w:t>NGES</w:t>
      </w:r>
      <w:r>
        <w:rPr>
          <w:lang w:val="zh-Hans"/>
        </w:rPr>
        <w:t>）</w:t>
      </w:r>
      <w:r>
        <w:rPr>
          <w:lang w:val="zh-Hans"/>
        </w:rPr>
        <w:t>"</w:t>
      </w:r>
      <w:r>
        <w:rPr>
          <w:lang w:val="zh-Hans"/>
        </w:rPr>
        <w:t>的经验，</w:t>
      </w:r>
      <w:del w:id="35" w:author="陈学锋" w:date="2018-07-04T21:16:00Z">
        <w:r w:rsidDel="00AF1866">
          <w:rPr>
            <w:lang w:val="zh-Hans"/>
          </w:rPr>
          <w:delText xml:space="preserve">advanced </w:delText>
        </w:r>
      </w:del>
      <w:ins w:id="36" w:author="陈学锋" w:date="2018-07-04T21:16:00Z">
        <w:r w:rsidR="00AF1866">
          <w:rPr>
            <w:lang w:val="zh-Hans"/>
          </w:rPr>
          <w:t>代表了</w:t>
        </w:r>
      </w:ins>
      <w:r>
        <w:rPr>
          <w:lang w:val="zh-Hans"/>
        </w:rPr>
        <w:t xml:space="preserve">level of </w:t>
      </w:r>
      <w:ins w:id="37" w:author="陈学锋" w:date="2018-07-18T20:28:00Z">
        <w:r w:rsidR="00972685">
          <w:rPr>
            <w:lang w:val="zh-Hans"/>
          </w:rPr>
          <w:t>国际期货衍生品</w:t>
        </w:r>
      </w:ins>
      <w:r>
        <w:rPr>
          <w:lang w:val="zh-Hans"/>
        </w:rPr>
        <w:t>交易</w:t>
      </w:r>
      <w:del w:id="38" w:author="陈学锋" w:date="2018-07-18T20:28:00Z">
        <w:r w:rsidDel="00972685">
          <w:rPr>
            <w:lang w:val="zh-Hans"/>
          </w:rPr>
          <w:delText xml:space="preserve">international </w:delText>
        </w:r>
      </w:del>
      <w:r>
        <w:rPr>
          <w:lang w:val="zh-Hans"/>
        </w:rPr>
        <w:t>系统的最高水平</w:t>
      </w:r>
      <w:ins w:id="39" w:author="陈学锋" w:date="2018-07-18T20:28:00Z">
        <w:r w:rsidR="00972685">
          <w:rPr>
            <w:lang w:val="zh-Hans"/>
          </w:rPr>
          <w:t>s</w:t>
        </w:r>
      </w:ins>
      <w:r>
        <w:rPr>
          <w:lang w:val="zh-Hans"/>
        </w:rPr>
        <w:t>。它采用创新的分布式架构，可以精确重播历史并记录每个</w:t>
      </w:r>
      <w:del w:id="40" w:author="陈学锋" w:date="2018-07-18T20:29:00Z">
        <w:r w:rsidDel="00972685">
          <w:rPr>
            <w:lang w:val="zh-Hans"/>
          </w:rPr>
          <w:delText xml:space="preserve">data at </w:delText>
        </w:r>
      </w:del>
      <w:r>
        <w:rPr>
          <w:lang w:val="zh-Hans"/>
        </w:rPr>
        <w:t>操作。</w:t>
      </w:r>
    </w:p>
    <w:p w14:paraId="40EB6DC2" w14:textId="77777777" w:rsidR="00274F8B" w:rsidRDefault="00F9769E">
      <w:pPr>
        <w:autoSpaceDE w:val="0"/>
        <w:autoSpaceDN w:val="0"/>
        <w:adjustRightInd w:val="0"/>
        <w:rPr>
          <w:rFonts w:cs="Calibri"/>
        </w:rPr>
      </w:pPr>
      <w:del w:id="41" w:author="陈学锋" w:date="2018-07-04T21:21:00Z">
        <w:r w:rsidDel="00AF1866">
          <w:rPr>
            <w:lang w:val="zh-Hans"/>
          </w:rPr>
          <w:delText>Based on memory entirely</w:delText>
        </w:r>
      </w:del>
      <w:ins w:id="42" w:author="陈学锋" w:date="2018-07-04T21:21:00Z">
        <w:r w:rsidR="00AF1866">
          <w:rPr>
            <w:lang w:val="zh-Hans"/>
          </w:rPr>
          <w:t>纯基于</w:t>
        </w:r>
      </w:ins>
      <w:r>
        <w:rPr>
          <w:lang w:val="zh-Hans"/>
        </w:rPr>
        <w:t>the RAM</w:t>
      </w:r>
      <w:r>
        <w:rPr>
          <w:lang w:val="zh-Hans"/>
        </w:rPr>
        <w:t>，</w:t>
      </w:r>
      <w:r>
        <w:rPr>
          <w:lang w:val="zh-Hans"/>
        </w:rPr>
        <w:t xml:space="preserve">CTP </w:t>
      </w:r>
      <w:r>
        <w:rPr>
          <w:lang w:val="zh-Hans"/>
        </w:rPr>
        <w:t>支持</w:t>
      </w:r>
      <w:r>
        <w:rPr>
          <w:lang w:val="zh-Hans"/>
        </w:rPr>
        <w:t xml:space="preserve"> 7*24 </w:t>
      </w:r>
      <w:r>
        <w:rPr>
          <w:lang w:val="zh-Hans"/>
        </w:rPr>
        <w:t>连续交易。由于</w:t>
      </w:r>
      <w:r>
        <w:rPr>
          <w:lang w:val="zh-Hans"/>
        </w:rPr>
        <w:t>"</w:t>
      </w:r>
      <w:r>
        <w:rPr>
          <w:lang w:val="zh-Hans"/>
        </w:rPr>
        <w:t>一键</w:t>
      </w:r>
      <w:r>
        <w:rPr>
          <w:lang w:val="zh-Hans"/>
        </w:rPr>
        <w:t xml:space="preserve">, because </w:t>
      </w:r>
      <w:ins w:id="43" w:author="陈学锋" w:date="2018-07-04T21:21:00Z">
        <w:r w:rsidR="00AF1866">
          <w:rPr>
            <w:lang w:val="zh-Hans"/>
          </w:rPr>
          <w:t xml:space="preserve">of the </w:t>
        </w:r>
      </w:ins>
      <w:ins w:id="44" w:author="陈学锋" w:date="2018-07-18T20:30:00Z">
        <w:r w:rsidR="00972685">
          <w:rPr>
            <w:lang w:val="zh-Hans"/>
          </w:rPr>
          <w:t>操作和维护</w:t>
        </w:r>
      </w:ins>
      <w:r>
        <w:rPr>
          <w:lang w:val="zh-Hans"/>
        </w:rPr>
        <w:t>"</w:t>
      </w:r>
      <w:r>
        <w:rPr>
          <w:lang w:val="zh-Hans"/>
        </w:rPr>
        <w:t>功能，</w:t>
      </w:r>
      <w:r>
        <w:rPr>
          <w:lang w:val="zh-Hans"/>
        </w:rPr>
        <w:t>manually every day</w:t>
      </w:r>
      <w:r>
        <w:rPr>
          <w:lang w:val="zh-Hans"/>
        </w:rPr>
        <w:t>操作人员无需每天手动停止和启动系统</w:t>
      </w:r>
      <w:del w:id="45" w:author="陈学锋" w:date="2018-07-04T21:22:00Z">
        <w:r w:rsidDel="00AF1866">
          <w:rPr>
            <w:lang w:val="zh-Hans"/>
          </w:rPr>
          <w:delText>is realized</w:delText>
        </w:r>
      </w:del>
      <w:ins w:id="46" w:author="陈学锋" w:date="2018-07-04T21:22:00Z">
        <w:r w:rsidR="00AF1866">
          <w:rPr>
            <w:lang w:val="zh-Hans"/>
          </w:rPr>
          <w:t>feature</w:t>
        </w:r>
      </w:ins>
      <w:r>
        <w:rPr>
          <w:lang w:val="zh-Hans"/>
        </w:rPr>
        <w:t>。此功能允许</w:t>
      </w:r>
      <w:del w:id="47" w:author="陈学锋" w:date="2018-07-04T21:23:00Z">
        <w:r w:rsidDel="00AF1866">
          <w:rPr>
            <w:lang w:val="zh-Hans"/>
          </w:rPr>
          <w:delText>makes no increment of operation and maintenance cost, when</w:delText>
        </w:r>
      </w:del>
      <w:ins w:id="48" w:author="陈学锋" w:date="2018-07-04T21:23:00Z">
        <w:r w:rsidR="00AF1866">
          <w:rPr>
            <w:lang w:val="zh-Hans"/>
          </w:rPr>
          <w:t>添加</w:t>
        </w:r>
      </w:ins>
      <w:r>
        <w:rPr>
          <w:lang w:val="zh-Hans"/>
        </w:rPr>
        <w:t>交易中心以扩大业务</w:t>
      </w:r>
      <w:ins w:id="49" w:author="陈学锋" w:date="2018-07-04T21:23:00Z">
        <w:r w:rsidR="00AF1866">
          <w:rPr>
            <w:lang w:val="zh-Hans"/>
          </w:rPr>
          <w:t>，而无需任何额外的操作或维护成本</w:t>
        </w:r>
      </w:ins>
      <w:r>
        <w:rPr>
          <w:lang w:val="zh-Hans"/>
        </w:rPr>
        <w:t>。</w:t>
      </w:r>
    </w:p>
    <w:p w14:paraId="22DE817F" w14:textId="77777777" w:rsidR="00274F8B" w:rsidRDefault="00F9769E">
      <w:pPr>
        <w:rPr>
          <w:rFonts w:cs="Calibri"/>
        </w:rPr>
      </w:pPr>
      <w:r>
        <w:rPr>
          <w:lang w:val="zh-Hans"/>
        </w:rPr>
        <w:t>目前，</w:t>
      </w:r>
      <w:ins w:id="50" w:author="陈学锋" w:date="2018-07-04T21:23:00Z">
        <w:r w:rsidR="00AF1866">
          <w:rPr>
            <w:lang w:val="zh-Hans"/>
          </w:rPr>
          <w:t>只有</w:t>
        </w:r>
      </w:ins>
      <w:r>
        <w:rPr>
          <w:lang w:val="zh-Hans"/>
        </w:rPr>
        <w:t>CTP</w:t>
      </w:r>
      <w:ins w:id="51" w:author="陈学锋" w:date="2018-07-04T21:25:00Z">
        <w:r w:rsidR="00D33F73">
          <w:rPr>
            <w:lang w:val="zh-Hans"/>
          </w:rPr>
          <w:t>实现了</w:t>
        </w:r>
      </w:ins>
      <w:del w:id="52" w:author="陈学锋" w:date="2018-07-04T21:25:00Z">
        <w:r w:rsidDel="00D33F73">
          <w:rPr>
            <w:lang w:val="zh-Hans"/>
          </w:rPr>
          <w:delText xml:space="preserve">realizes </w:delText>
        </w:r>
      </w:del>
      <w:ins w:id="53" w:author="陈学锋" w:date="2018-07-04T21:25:00Z">
        <w:r w:rsidR="00D33F73">
          <w:rPr>
            <w:lang w:val="zh-Hans"/>
          </w:rPr>
          <w:t>支持</w:t>
        </w:r>
      </w:ins>
      <w:r>
        <w:rPr>
          <w:lang w:val="zh-Hans"/>
        </w:rPr>
        <w:t>FENS</w:t>
      </w:r>
      <w:r>
        <w:rPr>
          <w:lang w:val="zh-Hans"/>
        </w:rPr>
        <w:t>机制的多个活动交易</w:t>
      </w:r>
      <w:del w:id="54" w:author="陈学锋" w:date="2018-07-04T21:25:00Z">
        <w:r w:rsidDel="00D33F73">
          <w:rPr>
            <w:lang w:val="zh-Hans"/>
          </w:rPr>
          <w:delText xml:space="preserve">supporting </w:delText>
        </w:r>
      </w:del>
      <w:ins w:id="55" w:author="陈学锋" w:date="2018-07-04T21:25:00Z">
        <w:r w:rsidR="00D33F73">
          <w:rPr>
            <w:lang w:val="zh-Hans"/>
          </w:rPr>
          <w:t>中心的</w:t>
        </w:r>
        <w:r w:rsidR="00D33F73">
          <w:rPr>
            <w:lang w:val="zh-Hans"/>
          </w:rPr>
          <w:t>"</w:t>
        </w:r>
        <w:r w:rsidR="00D33F73">
          <w:rPr>
            <w:lang w:val="zh-Hans"/>
          </w:rPr>
          <w:t>一</w:t>
        </w:r>
      </w:ins>
      <w:ins w:id="56" w:author="陈学锋" w:date="2018-07-18T20:30:00Z">
        <w:r w:rsidR="00972685">
          <w:rPr>
            <w:lang w:val="zh-Hans"/>
          </w:rPr>
          <w:t>键</w:t>
        </w:r>
      </w:ins>
      <w:r>
        <w:rPr>
          <w:lang w:val="zh-Hans"/>
        </w:rPr>
        <w:t>开关</w:t>
      </w:r>
      <w:r>
        <w:rPr>
          <w:lang w:val="zh-Hans"/>
        </w:rPr>
        <w:t>"</w:t>
      </w:r>
      <w:r>
        <w:rPr>
          <w:lang w:val="zh-Hans"/>
        </w:rPr>
        <w:t>。如果</w:t>
      </w:r>
      <w:del w:id="57" w:author="陈学锋" w:date="2018-07-18T20:33:00Z">
        <w:r w:rsidDel="00485355">
          <w:rPr>
            <w:lang w:val="zh-Hans"/>
          </w:rPr>
          <w:delText xml:space="preserve">the </w:delText>
        </w:r>
      </w:del>
      <w:r>
        <w:rPr>
          <w:lang w:val="zh-Hans"/>
        </w:rPr>
        <w:t xml:space="preserve">case </w:t>
      </w:r>
      <w:del w:id="58" w:author="陈学锋" w:date="2018-07-18T20:33:00Z">
        <w:r w:rsidDel="00485355">
          <w:rPr>
            <w:lang w:val="zh-Hans"/>
          </w:rPr>
          <w:delText xml:space="preserve">of </w:delText>
        </w:r>
      </w:del>
      <w:r>
        <w:rPr>
          <w:lang w:val="zh-Hans"/>
        </w:rPr>
        <w:t>一个交易</w:t>
      </w:r>
      <w:del w:id="59" w:author="陈学锋" w:date="2018-07-18T20:34:00Z">
        <w:r w:rsidDel="00485355">
          <w:rPr>
            <w:lang w:val="zh-Hans"/>
          </w:rPr>
          <w:delText>crashing</w:delText>
        </w:r>
      </w:del>
      <w:ins w:id="60" w:author="陈学锋" w:date="2018-07-18T20:34:00Z">
        <w:r w:rsidR="00485355">
          <w:rPr>
            <w:lang w:val="zh-Hans"/>
          </w:rPr>
          <w:t>中心</w:t>
        </w:r>
      </w:ins>
      <w:r>
        <w:rPr>
          <w:lang w:val="zh-Hans"/>
        </w:rPr>
        <w:t>崩溃，系统可以立即切换到备用交易中心，以达到真正的连续交易的目标。</w:t>
      </w:r>
    </w:p>
    <w:p w14:paraId="4D1AACB1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CTP </w:t>
      </w:r>
      <w:r>
        <w:rPr>
          <w:lang w:val="zh-Hans"/>
        </w:rPr>
        <w:t>已公开并发布了交易</w:t>
      </w:r>
      <w:r>
        <w:rPr>
          <w:lang w:val="zh-Hans"/>
        </w:rPr>
        <w:t xml:space="preserve"> API</w:t>
      </w:r>
      <w:r>
        <w:rPr>
          <w:lang w:val="zh-Hans"/>
        </w:rPr>
        <w:t>，用户可以通过该</w:t>
      </w:r>
      <w:r>
        <w:rPr>
          <w:lang w:val="zh-Hans"/>
        </w:rPr>
        <w:t xml:space="preserve"> API </w:t>
      </w:r>
      <w:r>
        <w:rPr>
          <w:lang w:val="zh-Hans"/>
        </w:rPr>
        <w:t>从交易所接收报价并提交</w:t>
      </w:r>
      <w:del w:id="61" w:author="陈学锋" w:date="2018-07-04T21:29:00Z">
        <w:r w:rsidDel="00D33F73">
          <w:rPr>
            <w:lang w:val="zh-Hans"/>
          </w:rPr>
          <w:delText xml:space="preserve">execute </w:delText>
        </w:r>
      </w:del>
      <w:ins w:id="62" w:author="陈学锋" w:date="2018-07-04T21:29:00Z">
        <w:r w:rsidR="00D33F73">
          <w:rPr>
            <w:lang w:val="zh-Hans"/>
          </w:rPr>
          <w:t xml:space="preserve">submit </w:t>
        </w:r>
      </w:ins>
      <w:r>
        <w:rPr>
          <w:lang w:val="zh-Hans"/>
        </w:rPr>
        <w:t>交易说明。该接口</w:t>
      </w:r>
      <w:del w:id="63" w:author="陈学锋" w:date="2018-07-04T21:30:00Z">
        <w:r w:rsidDel="00D33F73">
          <w:rPr>
            <w:lang w:val="zh-Hans"/>
          </w:rPr>
          <w:delText xml:space="preserve">the way of </w:delText>
        </w:r>
      </w:del>
      <w:ins w:id="64" w:author="陈学锋" w:date="2018-07-04T21:30:00Z">
        <w:r w:rsidR="00D33F73">
          <w:rPr>
            <w:lang w:val="zh-Hans"/>
          </w:rPr>
          <w:t>使用</w:t>
        </w:r>
      </w:ins>
      <w:r>
        <w:rPr>
          <w:lang w:val="zh-Hans"/>
        </w:rPr>
        <w:t>开放接口</w:t>
      </w:r>
      <w:r>
        <w:rPr>
          <w:lang w:val="zh-Hans"/>
        </w:rPr>
        <w:t xml:space="preserve"> </w:t>
      </w:r>
      <w:r>
        <w:rPr>
          <w:lang w:val="zh-Hans"/>
        </w:rPr>
        <w:t>（</w:t>
      </w:r>
      <w:r>
        <w:rPr>
          <w:lang w:val="zh-Hans"/>
        </w:rPr>
        <w:t>API</w:t>
      </w:r>
      <w:r>
        <w:rPr>
          <w:lang w:val="zh-Hans"/>
        </w:rPr>
        <w:t>），该</w:t>
      </w:r>
      <w:del w:id="65" w:author="陈学锋" w:date="2018-07-04T21:30:00Z">
        <w:r w:rsidDel="00D33F73">
          <w:rPr>
            <w:lang w:val="zh-Hans"/>
          </w:rPr>
          <w:delText xml:space="preserve">been </w:delText>
        </w:r>
      </w:del>
      <w:ins w:id="66" w:author="陈学锋" w:date="2018-07-04T21:30:00Z">
        <w:r w:rsidR="00D33F73">
          <w:rPr>
            <w:lang w:val="zh-Hans"/>
          </w:rPr>
          <w:t>接口</w:t>
        </w:r>
      </w:ins>
      <w:r>
        <w:rPr>
          <w:lang w:val="zh-Hans"/>
        </w:rPr>
        <w:t>已成为</w:t>
      </w:r>
      <w:ins w:id="67" w:author="陈学锋" w:date="2018-07-04T21:31:00Z">
        <w:r w:rsidR="00D33F73">
          <w:rPr>
            <w:lang w:val="zh-Hans"/>
          </w:rPr>
          <w:t>期货</w:t>
        </w:r>
      </w:ins>
      <w:r>
        <w:rPr>
          <w:lang w:val="zh-Hans"/>
        </w:rPr>
        <w:t>行业事实上的标准。</w:t>
      </w:r>
    </w:p>
    <w:p w14:paraId="135FEE0D" w14:textId="77777777" w:rsidR="00274F8B" w:rsidRDefault="00F9769E">
      <w:pPr>
        <w:autoSpaceDE w:val="0"/>
        <w:autoSpaceDN w:val="0"/>
        <w:adjustRightInd w:val="0"/>
        <w:rPr>
          <w:rFonts w:cs="Calibri"/>
        </w:rPr>
      </w:pPr>
      <w:r>
        <w:rPr>
          <w:lang w:val="zh-Hans"/>
        </w:rPr>
        <w:t xml:space="preserve">CTP </w:t>
      </w:r>
      <w:r>
        <w:rPr>
          <w:lang w:val="zh-Hans"/>
        </w:rPr>
        <w:t>迷你版</w:t>
      </w:r>
      <w:r>
        <w:rPr>
          <w:lang w:val="zh-Hans"/>
        </w:rPr>
        <w:t xml:space="preserve"> </w:t>
      </w:r>
      <w:r>
        <w:rPr>
          <w:lang w:val="zh-Hans"/>
        </w:rPr>
        <w:t>（</w:t>
      </w:r>
      <w:r>
        <w:rPr>
          <w:lang w:val="zh-Hans"/>
        </w:rPr>
        <w:t>CTP mini</w:t>
      </w:r>
      <w:r>
        <w:rPr>
          <w:lang w:val="zh-Hans"/>
        </w:rPr>
        <w:t>）</w:t>
      </w:r>
      <w:r>
        <w:rPr>
          <w:lang w:val="zh-Hans"/>
        </w:rPr>
        <w:t xml:space="preserve"> </w:t>
      </w:r>
      <w:r>
        <w:rPr>
          <w:lang w:val="zh-Hans"/>
        </w:rPr>
        <w:t>是一个更快、更轻</w:t>
      </w:r>
      <w:del w:id="68" w:author="陈学锋" w:date="2018-07-04T21:32:00Z">
        <w:r w:rsidDel="00D33F73">
          <w:rPr>
            <w:lang w:val="zh-Hans"/>
          </w:rPr>
          <w:delText xml:space="preserve">lighter </w:delText>
        </w:r>
      </w:del>
      <w:ins w:id="69" w:author="陈学锋" w:date="2018-07-04T21:32:00Z">
        <w:r w:rsidR="00D33F73">
          <w:rPr>
            <w:lang w:val="zh-Hans"/>
          </w:rPr>
          <w:t>巧</w:t>
        </w:r>
      </w:ins>
      <w:r>
        <w:rPr>
          <w:lang w:val="zh-Hans"/>
        </w:rPr>
        <w:t>的系统。</w:t>
      </w:r>
      <w:del w:id="70" w:author="陈学锋" w:date="2018-07-04T21:34:00Z">
        <w:r w:rsidDel="00D33F73">
          <w:rPr>
            <w:lang w:val="zh-Hans"/>
          </w:rPr>
          <w:delText xml:space="preserve">Comparing </w:delText>
        </w:r>
      </w:del>
      <w:ins w:id="71" w:author="陈学锋" w:date="2018-07-04T21:34:00Z">
        <w:r w:rsidR="00D33F73">
          <w:rPr>
            <w:lang w:val="zh-Hans"/>
          </w:rPr>
          <w:t>与</w:t>
        </w:r>
      </w:ins>
      <w:r>
        <w:rPr>
          <w:lang w:val="zh-Hans"/>
        </w:rPr>
        <w:t>CTP</w:t>
      </w:r>
      <w:r>
        <w:rPr>
          <w:lang w:val="zh-Hans"/>
        </w:rPr>
        <w:t>相比，它</w:t>
      </w:r>
      <w:ins w:id="72" w:author="陈学锋" w:date="2018-07-04T21:34:00Z">
        <w:r w:rsidR="00D33F73">
          <w:rPr>
            <w:lang w:val="zh-Hans"/>
          </w:rPr>
          <w:t>追求更紧凑的</w:t>
        </w:r>
      </w:ins>
      <w:r>
        <w:rPr>
          <w:lang w:val="zh-Hans"/>
        </w:rPr>
        <w:t>配置和</w:t>
      </w:r>
      <w:del w:id="73" w:author="陈学锋" w:date="2018-07-04T21:35:00Z">
        <w:r w:rsidDel="006D21A2">
          <w:rPr>
            <w:lang w:val="zh-Hans"/>
          </w:rPr>
          <w:delText>more conservation</w:delText>
        </w:r>
      </w:del>
      <w:ins w:id="74" w:author="陈学锋" w:date="2018-07-04T21:35:00Z">
        <w:r w:rsidR="006D21A2">
          <w:rPr>
            <w:lang w:val="zh-Hans"/>
          </w:rPr>
          <w:t>更少的资源和设备</w:t>
        </w:r>
      </w:ins>
      <w:r>
        <w:rPr>
          <w:lang w:val="zh-Hans"/>
        </w:rPr>
        <w:t>消耗的目标。</w:t>
      </w:r>
      <w:r>
        <w:rPr>
          <w:lang w:val="zh-Hans"/>
        </w:rPr>
        <w:t>C</w:t>
      </w:r>
      <w:r>
        <w:rPr>
          <w:lang w:val="zh-Hans"/>
        </w:rPr>
        <w:t>通过</w:t>
      </w:r>
      <w:r>
        <w:rPr>
          <w:lang w:val="zh-Hans"/>
        </w:rPr>
        <w:t xml:space="preserve"> CTP API </w:t>
      </w:r>
      <w:r>
        <w:rPr>
          <w:lang w:val="zh-Hans"/>
        </w:rPr>
        <w:t>开发的</w:t>
      </w:r>
      <w:ins w:id="75" w:author="陈学锋" w:date="2018-07-04T21:35:00Z">
        <w:r w:rsidR="006D21A2">
          <w:rPr>
            <w:lang w:val="zh-Hans"/>
          </w:rPr>
          <w:t xml:space="preserve">the </w:t>
        </w:r>
      </w:ins>
      <w:r w:rsidR="00D33F73">
        <w:rPr>
          <w:lang w:val="zh-Hans"/>
        </w:rPr>
        <w:t xml:space="preserve"> </w:t>
      </w:r>
      <w:r>
        <w:rPr>
          <w:lang w:val="zh-Hans"/>
        </w:rPr>
        <w:t xml:space="preserve">C lient </w:t>
      </w:r>
      <w:r>
        <w:rPr>
          <w:lang w:val="zh-Hans"/>
        </w:rPr>
        <w:t>程序与</w:t>
      </w:r>
      <w:r>
        <w:rPr>
          <w:lang w:val="zh-Hans"/>
        </w:rPr>
        <w:t xml:space="preserve"> CTP </w:t>
      </w:r>
      <w:ins w:id="76" w:author="陈学锋" w:date="2018-07-04T21:39:00Z">
        <w:r w:rsidR="006D21A2">
          <w:rPr>
            <w:lang w:val="zh-Hans"/>
          </w:rPr>
          <w:t>迷你</w:t>
        </w:r>
      </w:ins>
      <w:r>
        <w:rPr>
          <w:lang w:val="zh-Hans"/>
        </w:rPr>
        <w:t>系统完全兼容。</w:t>
      </w:r>
    </w:p>
    <w:p w14:paraId="623C23D7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77" w:name="_Toc402796969"/>
      <w:r>
        <w:rPr>
          <w:lang w:val="zh-Hans"/>
        </w:rPr>
        <w:br w:type="page"/>
      </w:r>
      <w:bookmarkStart w:id="78" w:name="_Toc15251"/>
      <w:r>
        <w:rPr>
          <w:lang w:val="zh-Hans"/>
        </w:rPr>
        <w:lastRenderedPageBreak/>
        <w:t xml:space="preserve">FTD </w:t>
      </w:r>
      <w:r>
        <w:rPr>
          <w:lang w:val="zh-Hans"/>
        </w:rPr>
        <w:t>通信协议</w:t>
      </w:r>
      <w:bookmarkEnd w:id="77"/>
      <w:bookmarkEnd w:id="78"/>
    </w:p>
    <w:p w14:paraId="3837D502" w14:textId="77777777" w:rsidR="00274F8B" w:rsidRDefault="00F9769E">
      <w:pPr>
        <w:rPr>
          <w:rFonts w:cs="Calibri"/>
        </w:rPr>
      </w:pPr>
      <w:r>
        <w:rPr>
          <w:lang w:val="zh-Hans"/>
        </w:rPr>
        <w:t>期货交易数据交换协议（</w:t>
      </w:r>
      <w:r>
        <w:rPr>
          <w:lang w:val="zh-Hans"/>
        </w:rPr>
        <w:t>FTD</w:t>
      </w:r>
      <w:r>
        <w:rPr>
          <w:lang w:val="zh-Hans"/>
        </w:rPr>
        <w:t>）用于期货交易系统与其下属</w:t>
      </w:r>
      <w:ins w:id="79" w:author="陈学锋" w:date="2018-07-08T14:31:00Z">
        <w:r w:rsidR="00431AC2">
          <w:rPr>
            <w:lang w:val="zh-Hans"/>
          </w:rPr>
          <w:t>交易客户</w:t>
        </w:r>
      </w:ins>
      <w:r>
        <w:rPr>
          <w:lang w:val="zh-Hans"/>
        </w:rPr>
        <w:t xml:space="preserve"> and </w:t>
      </w:r>
      <w:del w:id="80" w:author="陈学锋" w:date="2018-07-08T14:31:00Z">
        <w:r w:rsidDel="00431AC2">
          <w:rPr>
            <w:lang w:val="zh-Hans"/>
          </w:rPr>
          <w:delText xml:space="preserve">its </w:delText>
        </w:r>
      </w:del>
      <w:ins w:id="81" w:author="陈学锋" w:date="2018-07-08T14:31:00Z">
        <w:r w:rsidR="00431AC2">
          <w:rPr>
            <w:lang w:val="zh-Hans"/>
          </w:rPr>
          <w:t>之间的数据交换</w:t>
        </w:r>
      </w:ins>
      <w:r>
        <w:rPr>
          <w:lang w:val="zh-Hans"/>
        </w:rPr>
        <w:t>和通信</w:t>
      </w:r>
      <w:ins w:id="82" w:author="陈学锋" w:date="2018-07-08T14:31:00Z">
        <w:r w:rsidR="00431AC2">
          <w:rPr>
            <w:lang w:val="zh-Hans"/>
          </w:rPr>
          <w:t>s</w:t>
        </w:r>
      </w:ins>
      <w:r>
        <w:rPr>
          <w:lang w:val="zh-Hans"/>
        </w:rPr>
        <w:t>。本章介绍了</w:t>
      </w:r>
      <w:r>
        <w:rPr>
          <w:lang w:val="zh-Hans"/>
        </w:rPr>
        <w:t>FTDs</w:t>
      </w:r>
      <w:r>
        <w:rPr>
          <w:lang w:val="zh-Hans"/>
        </w:rPr>
        <w:t>协议中的通信</w:t>
      </w:r>
      <w:r>
        <w:rPr>
          <w:lang w:val="zh-Hans"/>
        </w:rPr>
        <w:t>s</w:t>
      </w:r>
      <w:r>
        <w:rPr>
          <w:lang w:val="zh-Hans"/>
        </w:rPr>
        <w:t>模式和数据流。</w:t>
      </w:r>
    </w:p>
    <w:p w14:paraId="50F388C4" w14:textId="77777777" w:rsidR="00274F8B" w:rsidRDefault="00F9769E">
      <w:pPr>
        <w:pStyle w:val="3"/>
        <w:numPr>
          <w:ilvl w:val="2"/>
          <w:numId w:val="2"/>
        </w:numPr>
      </w:pPr>
      <w:bookmarkStart w:id="83" w:name="_Toc402796970"/>
      <w:bookmarkStart w:id="84" w:name="_Toc1855"/>
      <w:r>
        <w:rPr>
          <w:lang w:val="zh-Hans"/>
        </w:rPr>
        <w:t>通信模式</w:t>
      </w:r>
      <w:bookmarkEnd w:id="83"/>
      <w:bookmarkEnd w:id="84"/>
    </w:p>
    <w:p w14:paraId="29D29548" w14:textId="77777777" w:rsidR="00274F8B" w:rsidRDefault="00F9769E">
      <w:pPr>
        <w:pStyle w:val="21"/>
        <w:spacing w:before="240" w:after="240" w:line="240" w:lineRule="auto"/>
        <w:ind w:firstLineChars="0" w:firstLine="0"/>
        <w:rPr>
          <w:rFonts w:ascii="Calibri" w:hAnsi="Calibri" w:cs="Calibri"/>
          <w:sz w:val="21"/>
        </w:rPr>
      </w:pPr>
      <w:r>
        <w:rPr>
          <w:sz w:val="21"/>
          <w:lang w:val="zh-Hans"/>
        </w:rPr>
        <w:t>FTD 协议内的所有通信都基于某些通信</w:t>
      </w:r>
      <w:ins w:id="85" w:author="陈学锋" w:date="2018-07-08T14:33:00Z">
        <w:r w:rsidR="00431AC2">
          <w:rPr>
            <w:sz w:val="21"/>
            <w:lang w:val="zh-Hans"/>
          </w:rPr>
          <w:t>模式</w:t>
        </w:r>
      </w:ins>
      <w:r>
        <w:rPr>
          <w:sz w:val="21"/>
          <w:lang w:val="zh-Hans"/>
        </w:rPr>
        <w:t>。每种通信模式都是双方相互合作的一种方式。</w:t>
      </w:r>
      <w:r>
        <w:rPr>
          <w:lang w:val="zh-Hans"/>
        </w:rPr>
        <w:t xml:space="preserve"> </w:t>
      </w:r>
      <w:ins w:id="86" w:author="陈学锋" w:date="2018-07-18T20:37:00Z">
        <w:r w:rsidR="00485355">
          <w:rPr>
            <w:sz w:val="21"/>
            <w:lang w:val="zh-Hans"/>
          </w:rPr>
          <w:t xml:space="preserve">FTD </w:t>
        </w:r>
      </w:ins>
      <w:r>
        <w:rPr>
          <w:sz w:val="21"/>
          <w:lang w:val="zh-Hans"/>
        </w:rPr>
        <w:t>协议</w:t>
      </w:r>
      <w:del w:id="87" w:author="陈学锋" w:date="2018-07-18T20:37:00Z">
        <w:r w:rsidDel="00485355">
          <w:rPr>
            <w:sz w:val="21"/>
            <w:lang w:val="zh-Hans"/>
          </w:rPr>
          <w:delText xml:space="preserve">involves </w:delText>
        </w:r>
      </w:del>
      <w:ins w:id="88" w:author="陈学锋" w:date="2018-07-18T20:37:00Z">
        <w:r w:rsidR="00485355">
          <w:rPr>
            <w:sz w:val="21"/>
            <w:lang w:val="zh-Hans"/>
          </w:rPr>
          <w:t>使用</w:t>
        </w:r>
      </w:ins>
      <w:r>
        <w:rPr>
          <w:sz w:val="21"/>
          <w:lang w:val="zh-Hans"/>
        </w:rPr>
        <w:t>以下三种通信模式：</w:t>
      </w:r>
    </w:p>
    <w:p w14:paraId="0EB5A8FA" w14:textId="77777777" w:rsidR="00274F8B" w:rsidRDefault="00F9769E">
      <w:pPr>
        <w:pStyle w:val="21"/>
        <w:spacing w:before="240" w:after="240" w:line="240" w:lineRule="auto"/>
        <w:ind w:firstLineChars="0" w:firstLine="0"/>
        <w:rPr>
          <w:rFonts w:ascii="Calibri" w:hAnsi="Calibri" w:cs="Calibri"/>
          <w:sz w:val="21"/>
        </w:rPr>
      </w:pPr>
      <w:r>
        <w:rPr>
          <w:b/>
          <w:sz w:val="21"/>
          <w:lang w:val="zh-Hans"/>
        </w:rPr>
        <w:t>对话框通信</w:t>
      </w:r>
      <w:r>
        <w:rPr>
          <w:sz w:val="21"/>
          <w:lang w:val="zh-Hans"/>
        </w:rPr>
        <w:t xml:space="preserve"> 模式是 通信请求由 客户端程序启动。 请求 （例如工具 </w:t>
      </w:r>
      <w:del w:id="89" w:author="陈学锋" w:date="2018-07-08T14:36:00Z">
        <w:r w:rsidDel="00431AC2">
          <w:rPr>
            <w:sz w:val="21"/>
            <w:lang w:val="zh-Hans"/>
          </w:rPr>
          <w:delText>querying contracts</w:delText>
        </w:r>
      </w:del>
      <w:ins w:id="90" w:author="陈学锋" w:date="2018-07-08T14:36:00Z">
        <w:r w:rsidR="00431AC2">
          <w:rPr>
            <w:sz w:val="21"/>
            <w:lang w:val="zh-Hans"/>
          </w:rPr>
          <w:t>查询）</w:t>
        </w:r>
      </w:ins>
      <w:r>
        <w:rPr>
          <w:sz w:val="21"/>
          <w:lang w:val="zh-Hans"/>
        </w:rPr>
        <w:t>由交易系统接收和处理，响应将发送回 客户端程序。 此 通信模式类似于通常的客户端/服务器模式。</w:t>
      </w:r>
    </w:p>
    <w:p w14:paraId="6A202CAD" w14:textId="77777777" w:rsidR="00274F8B" w:rsidRDefault="003822AC">
      <w:pPr>
        <w:pStyle w:val="21"/>
        <w:spacing w:before="240" w:after="240" w:line="240" w:lineRule="auto"/>
        <w:ind w:firstLineChars="0" w:firstLine="0"/>
        <w:rPr>
          <w:rFonts w:ascii="Calibri" w:hAnsi="Calibri" w:cs="Calibri"/>
          <w:sz w:val="21"/>
        </w:rPr>
      </w:pPr>
      <w:r>
        <w:rPr>
          <w:noProof/>
          <w:szCs w:val="24"/>
        </w:rPr>
        <w:drawing>
          <wp:inline distT="0" distB="0" distL="0" distR="0" wp14:anchorId="5D8CA554" wp14:editId="77AF7F9F">
            <wp:extent cx="4810125" cy="1943100"/>
            <wp:effectExtent l="0" t="0" r="9525" b="0"/>
            <wp:docPr id="2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C8FA" w14:textId="77777777" w:rsidR="00274F8B" w:rsidRDefault="00F9769E">
      <w:pPr>
        <w:pStyle w:val="21"/>
        <w:spacing w:before="240" w:after="240" w:line="240" w:lineRule="auto"/>
        <w:ind w:firstLineChars="0" w:firstLine="0"/>
        <w:rPr>
          <w:rFonts w:ascii="Calibri" w:hAnsi="Calibri" w:cs="Calibri"/>
        </w:rPr>
      </w:pPr>
      <w:r>
        <w:rPr>
          <w:b/>
          <w:sz w:val="21"/>
          <w:lang w:val="zh-Hans"/>
        </w:rPr>
        <w:t>私人通信</w:t>
      </w:r>
      <w:r>
        <w:rPr>
          <w:sz w:val="21"/>
          <w:lang w:val="zh-Hans"/>
        </w:rPr>
        <w:t>模式 that 是交易系统向特定客户发送信息（例如交易ly回报）主动。</w:t>
      </w:r>
    </w:p>
    <w:p w14:paraId="225120C0" w14:textId="77777777" w:rsidR="00274F8B" w:rsidRDefault="003822AC">
      <w:pPr>
        <w:rPr>
          <w:rFonts w:cs="Calibri"/>
          <w:b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22BFFD7C" wp14:editId="3A6C484D">
            <wp:extent cx="4733925" cy="1828800"/>
            <wp:effectExtent l="0" t="0" r="9525" b="0"/>
            <wp:docPr id="2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1808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广播通信</w:t>
      </w:r>
      <w:r>
        <w:rPr>
          <w:lang w:val="zh-Hans"/>
        </w:rPr>
        <w:t>模式是</w:t>
      </w:r>
      <w:r>
        <w:rPr>
          <w:lang w:val="zh-Hans"/>
        </w:rPr>
        <w:t xml:space="preserve">the </w:t>
      </w:r>
      <w:r>
        <w:rPr>
          <w:lang w:val="zh-Hans"/>
        </w:rPr>
        <w:t>交易系统向所有连接的客户端发送相同的信息（例如报价数据）。</w:t>
      </w:r>
    </w:p>
    <w:p w14:paraId="574099CF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 wp14:anchorId="671E8C09" wp14:editId="19EF1BD9">
            <wp:extent cx="4695825" cy="1857375"/>
            <wp:effectExtent l="0" t="0" r="9525" b="9525"/>
            <wp:docPr id="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8F29" w14:textId="77777777" w:rsidR="00274F8B" w:rsidRDefault="00F9769E">
      <w:pPr>
        <w:rPr>
          <w:rFonts w:cs="Calibri"/>
        </w:rPr>
      </w:pPr>
      <w:r>
        <w:rPr>
          <w:lang w:val="zh-Hans"/>
        </w:rPr>
        <w:t>通常，在对话通信模式下返回的消息称为</w:t>
      </w:r>
      <w:r>
        <w:rPr>
          <w:b/>
          <w:lang w:val="zh-Hans"/>
        </w:rPr>
        <w:t>响应</w:t>
      </w:r>
      <w:ins w:id="91" w:author="陈学锋" w:date="2018-07-08T14:42:00Z">
        <w:r w:rsidR="00365828">
          <w:rPr>
            <w:b/>
            <w:lang w:val="zh-Hans"/>
          </w:rPr>
          <w:t>，</w:t>
        </w:r>
      </w:ins>
      <w:r>
        <w:rPr>
          <w:b/>
          <w:lang w:val="zh-Hans"/>
        </w:rPr>
        <w:t xml:space="preserve">, </w:t>
      </w:r>
      <w:r>
        <w:rPr>
          <w:lang w:val="zh-Hans"/>
        </w:rPr>
        <w:t>而在私有通信模式下返回的消息称为</w:t>
      </w:r>
      <w:r>
        <w:rPr>
          <w:lang w:val="zh-Hans"/>
        </w:rPr>
        <w:t xml:space="preserve"> </w:t>
      </w:r>
      <w:r>
        <w:rPr>
          <w:b/>
          <w:lang w:val="zh-Hans"/>
        </w:rPr>
        <w:t>Return</w:t>
      </w:r>
      <w:ins w:id="92" w:author="陈学锋" w:date="2018-07-08T14:42:00Z">
        <w:r w:rsidR="00365828">
          <w:rPr>
            <w:b/>
            <w:lang w:val="zh-Hans"/>
          </w:rPr>
          <w:t>s</w:t>
        </w:r>
        <w:r w:rsidR="00365828">
          <w:rPr>
            <w:b/>
            <w:lang w:val="zh-Hans"/>
          </w:rPr>
          <w:t>。</w:t>
        </w:r>
      </w:ins>
      <w:r>
        <w:rPr>
          <w:lang w:val="zh-Hans"/>
        </w:rPr>
        <w:t>.</w:t>
      </w:r>
    </w:p>
    <w:p w14:paraId="5AD6067D" w14:textId="77777777" w:rsidR="00274F8B" w:rsidRDefault="00F9769E">
      <w:pPr>
        <w:pStyle w:val="3"/>
        <w:numPr>
          <w:ilvl w:val="2"/>
          <w:numId w:val="2"/>
        </w:numPr>
      </w:pPr>
      <w:bookmarkStart w:id="93" w:name="_Toc402796971"/>
      <w:bookmarkStart w:id="94" w:name="_Toc11091"/>
      <w:r>
        <w:rPr>
          <w:lang w:val="zh-Hans"/>
        </w:rPr>
        <w:t>数据流</w:t>
      </w:r>
      <w:bookmarkEnd w:id="93"/>
      <w:bookmarkEnd w:id="94"/>
    </w:p>
    <w:p w14:paraId="5FC3C725" w14:textId="77777777" w:rsidR="00274F8B" w:rsidRDefault="00F9769E">
      <w:pPr>
        <w:rPr>
          <w:rFonts w:cs="Calibri"/>
        </w:rPr>
      </w:pPr>
      <w:r>
        <w:rPr>
          <w:lang w:val="zh-Hans"/>
        </w:rPr>
        <w:t>在</w:t>
      </w:r>
      <w:r>
        <w:rPr>
          <w:lang w:val="zh-Hans"/>
        </w:rPr>
        <w:t>FTD</w:t>
      </w:r>
      <w:r>
        <w:rPr>
          <w:lang w:val="zh-Hans"/>
        </w:rPr>
        <w:t>协议中，我们需要区分两</w:t>
      </w:r>
      <w:ins w:id="95" w:author="陈学锋" w:date="2018-07-08T15:41:00Z">
        <w:r w:rsidR="00F560BC">
          <w:rPr>
            <w:lang w:val="zh-Hans"/>
          </w:rPr>
          <w:t>个重要概念，即</w:t>
        </w:r>
      </w:ins>
      <w:r>
        <w:rPr>
          <w:lang w:val="zh-Hans"/>
        </w:rPr>
        <w:t>通信模式和数据流。数据流是一个单向或双向、连续、唯一</w:t>
      </w:r>
      <w:ins w:id="96" w:author="陈学锋" w:date="2018-07-08T15:42:00Z">
        <w:r w:rsidR="00F560BC">
          <w:rPr>
            <w:lang w:val="zh-Hans"/>
          </w:rPr>
          <w:t>、</w:t>
        </w:r>
      </w:ins>
      <w:r>
        <w:rPr>
          <w:lang w:val="zh-Hans"/>
        </w:rPr>
        <w:t>datagrams</w:t>
      </w:r>
      <w:r>
        <w:rPr>
          <w:lang w:val="zh-Hans"/>
        </w:rPr>
        <w:t>完整的数据报</w:t>
      </w:r>
      <w:del w:id="97" w:author="陈学锋" w:date="2018-07-08T15:43:00Z">
        <w:r w:rsidDel="00F560BC">
          <w:rPr>
            <w:lang w:val="zh-Hans"/>
          </w:rPr>
          <w:delText>’ sequence</w:delText>
        </w:r>
      </w:del>
      <w:r>
        <w:rPr>
          <w:lang w:val="zh-Hans"/>
        </w:rPr>
        <w:t>序列，而通信模式是数据流的交互式工作模式。每个数据流对应于一个通信模式，但一个通信模式可以有多个数据流。</w:t>
      </w:r>
    </w:p>
    <w:p w14:paraId="74BBB932" w14:textId="77777777" w:rsidR="00274F8B" w:rsidRDefault="00F9769E">
      <w:pPr>
        <w:rPr>
          <w:rFonts w:cs="Calibri"/>
        </w:rPr>
      </w:pPr>
      <w:r>
        <w:rPr>
          <w:lang w:val="zh-Hans"/>
        </w:rPr>
        <w:t>一种类型的通信模式只能由一个</w:t>
      </w:r>
      <w:r>
        <w:rPr>
          <w:lang w:val="zh-Hans"/>
        </w:rPr>
        <w:t xml:space="preserve"> </w:t>
      </w:r>
      <w:r>
        <w:rPr>
          <w:lang w:val="zh-Hans"/>
        </w:rPr>
        <w:t>数据流</w:t>
      </w:r>
      <w:r>
        <w:rPr>
          <w:lang w:val="zh-Hans"/>
        </w:rPr>
        <w:t xml:space="preserve"> </w:t>
      </w:r>
      <w:r>
        <w:rPr>
          <w:lang w:val="zh-Hans"/>
        </w:rPr>
        <w:t>构造</w:t>
      </w:r>
      <w:r>
        <w:rPr>
          <w:lang w:val="zh-Hans"/>
        </w:rPr>
        <w:t xml:space="preserve"> </w:t>
      </w:r>
      <w:r>
        <w:rPr>
          <w:lang w:val="zh-Hans"/>
        </w:rPr>
        <w:t>，</w:t>
      </w:r>
      <w:r>
        <w:rPr>
          <w:lang w:val="zh-Hans"/>
        </w:rPr>
        <w:t xml:space="preserve"> </w:t>
      </w:r>
      <w:r>
        <w:rPr>
          <w:lang w:val="zh-Hans"/>
        </w:rPr>
        <w:t>从而生成对话流、专用流和广播流。一</w:t>
      </w:r>
      <w:r>
        <w:rPr>
          <w:lang w:val="zh-Hans"/>
        </w:rPr>
        <w:t xml:space="preserve"> </w:t>
      </w:r>
      <w:del w:id="98" w:author="陈学锋" w:date="2018-07-08T15:45:00Z">
        <w:r w:rsidDel="00F560BC">
          <w:rPr>
            <w:lang w:val="zh-Hans"/>
          </w:rPr>
          <w:delText xml:space="preserve">also </w:delText>
        </w:r>
      </w:del>
      <w:r>
        <w:rPr>
          <w:lang w:val="zh-Hans"/>
        </w:rPr>
        <w:t>种类型的通信模式也可以</w:t>
      </w:r>
      <w:r>
        <w:rPr>
          <w:lang w:val="zh-Hans"/>
        </w:rPr>
        <w:t xml:space="preserve"> </w:t>
      </w:r>
      <w:ins w:id="99" w:author="陈学锋" w:date="2018-07-08T15:45:00Z">
        <w:r w:rsidR="00F560BC">
          <w:rPr>
            <w:lang w:val="zh-Hans"/>
          </w:rPr>
          <w:t>由</w:t>
        </w:r>
        <w:r w:rsidR="00F560BC">
          <w:rPr>
            <w:lang w:val="zh-Hans"/>
          </w:rPr>
          <w:t xml:space="preserve"> </w:t>
        </w:r>
      </w:ins>
      <w:r>
        <w:rPr>
          <w:lang w:val="zh-Hans"/>
        </w:rPr>
        <w:t>多个数据流构建。例如，用户可以在对话通信模式下建立查询流和交易流，或在广播通信模式下建立通知流和报价流。</w:t>
      </w:r>
      <w:r>
        <w:rPr>
          <w:lang w:val="zh-Hans"/>
        </w:rPr>
        <w:t xml:space="preserve">FTD </w:t>
      </w:r>
      <w:del w:id="100" w:author="陈学锋" w:date="2018-07-18T20:41:00Z">
        <w:r w:rsidDel="00485355">
          <w:rPr>
            <w:lang w:val="zh-Hans"/>
          </w:rPr>
          <w:delText xml:space="preserve">designates </w:delText>
        </w:r>
      </w:del>
      <w:ins w:id="101" w:author="陈学锋" w:date="2018-07-18T20:41:00Z">
        <w:r w:rsidR="00485355">
          <w:rPr>
            <w:lang w:val="zh-Hans"/>
          </w:rPr>
          <w:t>仅指定</w:t>
        </w:r>
        <w:r w:rsidR="00485355">
          <w:rPr>
            <w:lang w:val="zh-Hans"/>
          </w:rPr>
          <w:t xml:space="preserve"> </w:t>
        </w:r>
      </w:ins>
      <w:r>
        <w:rPr>
          <w:lang w:val="zh-Hans"/>
        </w:rPr>
        <w:t>哪个数据报在哪种通信模式下工作，但未指定数据流的划分。</w:t>
      </w:r>
    </w:p>
    <w:p w14:paraId="60BC9C70" w14:textId="77777777" w:rsidR="00274F8B" w:rsidRDefault="00F9769E">
      <w:pPr>
        <w:rPr>
          <w:rFonts w:cs="Calibri"/>
        </w:rPr>
      </w:pPr>
      <w:r>
        <w:rPr>
          <w:lang w:val="zh-Hans"/>
        </w:rPr>
        <w:t>不同的通信</w:t>
      </w:r>
      <w:ins w:id="102" w:author="陈学锋" w:date="2018-07-08T15:46:00Z">
        <w:r w:rsidR="00F560BC">
          <w:rPr>
            <w:lang w:val="zh-Hans"/>
          </w:rPr>
          <w:t>模式</w:t>
        </w:r>
      </w:ins>
      <w:del w:id="103" w:author="陈学锋" w:date="2018-07-08T15:46:00Z">
        <w:r w:rsidDel="00F560BC">
          <w:rPr>
            <w:lang w:val="zh-Hans"/>
          </w:rPr>
          <w:delText>manages</w:delText>
        </w:r>
      </w:del>
      <w:ins w:id="104" w:author="陈学锋" w:date="2018-07-08T15:46:00Z">
        <w:r w:rsidR="00F560BC">
          <w:rPr>
            <w:lang w:val="zh-Hans"/>
          </w:rPr>
          <w:t xml:space="preserve"> </w:t>
        </w:r>
        <w:r w:rsidR="00F560BC">
          <w:rPr>
            <w:lang w:val="zh-Hans"/>
          </w:rPr>
          <w:t>以不同的方式</w:t>
        </w:r>
      </w:ins>
      <w:r>
        <w:rPr>
          <w:lang w:val="zh-Hans"/>
        </w:rPr>
        <w:t xml:space="preserve"> </w:t>
      </w:r>
      <w:r>
        <w:rPr>
          <w:lang w:val="zh-Hans"/>
        </w:rPr>
        <w:t>管理数据流。在对话通信模式下，一个数据流是一个连接。消息的完整性和顺序在连接中保持。断开连接后</w:t>
      </w:r>
      <w:r>
        <w:rPr>
          <w:lang w:val="zh-Hans"/>
        </w:rPr>
        <w:t xml:space="preserve"> </w:t>
      </w:r>
      <w:ins w:id="105" w:author="陈学锋" w:date="2018-07-08T15:48:00Z">
        <w:r w:rsidR="00624BF1">
          <w:rPr>
            <w:lang w:val="zh-Hans"/>
          </w:rPr>
          <w:t>，</w:t>
        </w:r>
        <w:r w:rsidR="00624BF1">
          <w:rPr>
            <w:lang w:val="zh-Hans"/>
          </w:rPr>
          <w:t xml:space="preserve"> </w:t>
        </w:r>
      </w:ins>
      <w:r>
        <w:rPr>
          <w:lang w:val="zh-Hans"/>
        </w:rPr>
        <w:t>重新连接将启动新的数据流，</w:t>
      </w:r>
      <w:r>
        <w:rPr>
          <w:lang w:val="zh-Hans"/>
        </w:rPr>
        <w:t xml:space="preserve"> </w:t>
      </w:r>
      <w:r>
        <w:rPr>
          <w:lang w:val="zh-Hans"/>
        </w:rPr>
        <w:t>该</w:t>
      </w:r>
      <w:r>
        <w:rPr>
          <w:lang w:val="zh-Hans"/>
        </w:rPr>
        <w:t xml:space="preserve"> </w:t>
      </w:r>
      <w:r>
        <w:rPr>
          <w:lang w:val="zh-Hans"/>
        </w:rPr>
        <w:t>数据</w:t>
      </w:r>
      <w:r>
        <w:rPr>
          <w:lang w:val="zh-Hans"/>
        </w:rPr>
        <w:t xml:space="preserve"> </w:t>
      </w:r>
      <w:r>
        <w:rPr>
          <w:lang w:val="zh-Hans"/>
        </w:rPr>
        <w:t>流</w:t>
      </w:r>
      <w:r>
        <w:rPr>
          <w:lang w:val="zh-Hans"/>
        </w:rPr>
        <w:t xml:space="preserve"> </w:t>
      </w:r>
      <w:del w:id="106" w:author="陈学锋" w:date="2018-07-08T15:48:00Z">
        <w:r w:rsidDel="00624BF1">
          <w:rPr>
            <w:lang w:val="zh-Hans"/>
          </w:rPr>
          <w:delText xml:space="preserve">with </w:delText>
        </w:r>
      </w:del>
      <w:ins w:id="107" w:author="陈学锋" w:date="2018-07-08T15:48:00Z">
        <w:r w:rsidR="00624BF1">
          <w:rPr>
            <w:lang w:val="zh-Hans"/>
          </w:rPr>
          <w:t>与原始数据</w:t>
        </w:r>
        <w:r w:rsidR="00624BF1">
          <w:rPr>
            <w:lang w:val="zh-Hans"/>
          </w:rPr>
          <w:t xml:space="preserve"> </w:t>
        </w:r>
      </w:ins>
      <w:r>
        <w:rPr>
          <w:lang w:val="zh-Hans"/>
        </w:rPr>
        <w:t>流完全不同。如果一个客户端在收到响应</w:t>
      </w:r>
      <w:del w:id="108" w:author="陈学锋" w:date="2018-07-18T20:43:00Z">
        <w:r w:rsidDel="00CB15D1">
          <w:rPr>
            <w:lang w:val="zh-Hans"/>
          </w:rPr>
          <w:delText xml:space="preserve"> out</w:delText>
        </w:r>
      </w:del>
      <w:r>
        <w:rPr>
          <w:lang w:val="zh-Hans"/>
        </w:rPr>
        <w:t xml:space="preserve"> </w:t>
      </w:r>
      <w:r>
        <w:rPr>
          <w:lang w:val="zh-Hans"/>
        </w:rPr>
        <w:t>之前发送请求并断开连接，则重新连接后不会通过新数据流接收响应。</w:t>
      </w:r>
    </w:p>
    <w:p w14:paraId="3ECA5678" w14:textId="77777777" w:rsidR="00274F8B" w:rsidRDefault="00F9769E">
      <w:pPr>
        <w:rPr>
          <w:rFonts w:cs="Calibri"/>
        </w:rPr>
      </w:pPr>
      <w:r>
        <w:rPr>
          <w:lang w:val="zh-Hans"/>
        </w:rPr>
        <w:t>对于私有通信和广播通信模式，一个数据流对应于特定</w:t>
      </w:r>
      <w:ins w:id="109" w:author="陈学锋" w:date="2018-07-08T15:49:00Z">
        <w:r w:rsidR="00624BF1">
          <w:rPr>
            <w:lang w:val="zh-Hans"/>
          </w:rPr>
          <w:t>功能在一</w:t>
        </w:r>
      </w:ins>
      <w:r>
        <w:rPr>
          <w:lang w:val="zh-Hans"/>
        </w:rPr>
        <w:t>个交易日的所有连接。除非指定，否则客户端将从</w:t>
      </w:r>
      <w:r>
        <w:rPr>
          <w:lang w:val="zh-Hans"/>
        </w:rPr>
        <w:t xml:space="preserve"> will </w:t>
      </w:r>
      <w:del w:id="110" w:author="陈学锋" w:date="2018-07-08T15:51:00Z">
        <w:r w:rsidDel="00624BF1">
          <w:rPr>
            <w:lang w:val="zh-Hans"/>
          </w:rPr>
          <w:delText>receive messages</w:delText>
        </w:r>
      </w:del>
      <w:ins w:id="111" w:author="陈学锋" w:date="2018-07-08T15:51:00Z">
        <w:r w:rsidR="00624BF1">
          <w:rPr>
            <w:lang w:val="zh-Hans"/>
          </w:rPr>
          <w:t>上次</w:t>
        </w:r>
      </w:ins>
      <w:r>
        <w:rPr>
          <w:lang w:val="zh-Hans"/>
        </w:rPr>
        <w:t>传输恢复，而不是从</w:t>
      </w:r>
      <w:ins w:id="112" w:author="陈学锋" w:date="2018-07-08T15:52:00Z">
        <w:r w:rsidR="00624BF1">
          <w:rPr>
            <w:lang w:val="zh-Hans"/>
          </w:rPr>
          <w:t>开始</w:t>
        </w:r>
      </w:ins>
      <w:r>
        <w:rPr>
          <w:lang w:val="zh-Hans"/>
        </w:rPr>
        <w:t>恢复</w:t>
      </w:r>
      <w:del w:id="113" w:author="陈学锋" w:date="2018-07-08T15:52:00Z">
        <w:r w:rsidDel="00624BF1">
          <w:rPr>
            <w:lang w:val="zh-Hans"/>
          </w:rPr>
          <w:delText xml:space="preserve"> after reconnection</w:delText>
        </w:r>
      </w:del>
      <w:r>
        <w:rPr>
          <w:lang w:val="zh-Hans"/>
        </w:rPr>
        <w:t>。</w:t>
      </w:r>
    </w:p>
    <w:p w14:paraId="73641501" w14:textId="77777777" w:rsidR="00274F8B" w:rsidRDefault="00F9769E">
      <w:pPr>
        <w:pStyle w:val="2"/>
        <w:numPr>
          <w:ilvl w:val="1"/>
          <w:numId w:val="2"/>
        </w:numPr>
        <w:rPr>
          <w:rStyle w:val="a6"/>
          <w:rFonts w:ascii="Calibri" w:hAnsi="Calibri" w:cs="Calibri"/>
          <w:i w:val="0"/>
          <w:iCs w:val="0"/>
          <w:spacing w:val="0"/>
        </w:rPr>
      </w:pPr>
      <w:bookmarkStart w:id="114" w:name="_Toc402796972"/>
      <w:r>
        <w:rPr>
          <w:lang w:val="zh-Hans"/>
        </w:rPr>
        <w:br w:type="page"/>
      </w:r>
      <w:bookmarkStart w:id="115" w:name="_Toc5182"/>
      <w:r>
        <w:rPr>
          <w:lang w:val="zh-Hans"/>
        </w:rPr>
        <w:lastRenderedPageBreak/>
        <w:t>两种数据交换</w:t>
      </w:r>
      <w:r>
        <w:rPr>
          <w:lang w:val="zh-Hans"/>
        </w:rPr>
        <w:t xml:space="preserve"> </w:t>
      </w:r>
      <w:r>
        <w:rPr>
          <w:lang w:val="zh-Hans"/>
        </w:rPr>
        <w:t>模式</w:t>
      </w:r>
      <w:bookmarkEnd w:id="114"/>
      <w:bookmarkEnd w:id="115"/>
    </w:p>
    <w:p w14:paraId="6186B847" w14:textId="77777777" w:rsidR="00274F8B" w:rsidRDefault="00F9769E">
      <w:pPr>
        <w:pStyle w:val="3"/>
        <w:numPr>
          <w:ilvl w:val="2"/>
          <w:numId w:val="2"/>
        </w:numPr>
      </w:pPr>
      <w:bookmarkStart w:id="116" w:name="_Toc402796973"/>
      <w:bookmarkStart w:id="117" w:name="_Toc23220"/>
      <w:r>
        <w:rPr>
          <w:lang w:val="zh-Hans"/>
        </w:rPr>
        <w:t>请求</w:t>
      </w:r>
      <w:r>
        <w:rPr>
          <w:lang w:val="zh-Hans"/>
        </w:rPr>
        <w:t>/</w:t>
      </w:r>
      <w:r>
        <w:rPr>
          <w:lang w:val="zh-Hans"/>
        </w:rPr>
        <w:t>响应</w:t>
      </w:r>
      <w:r>
        <w:rPr>
          <w:lang w:val="zh-Hans"/>
        </w:rPr>
        <w:t xml:space="preserve"> </w:t>
      </w:r>
      <w:r>
        <w:rPr>
          <w:lang w:val="zh-Hans"/>
        </w:rPr>
        <w:t>模式</w:t>
      </w:r>
      <w:bookmarkEnd w:id="116"/>
      <w:bookmarkEnd w:id="117"/>
    </w:p>
    <w:p w14:paraId="085871CF" w14:textId="77777777" w:rsidR="00274F8B" w:rsidRDefault="00F9769E">
      <w:pPr>
        <w:rPr>
          <w:rFonts w:cs="Calibri"/>
        </w:rPr>
      </w:pPr>
      <w:r>
        <w:rPr>
          <w:lang w:val="zh-Hans"/>
        </w:rPr>
        <w:t>客户端程序（客户端）向服务器（服务器）发送请求。服务器在收到请求后处理该请求，</w:t>
      </w:r>
      <w:r>
        <w:rPr>
          <w:lang w:val="zh-Hans"/>
        </w:rPr>
        <w:t xml:space="preserve"> </w:t>
      </w:r>
      <w:ins w:id="118" w:author="陈学锋" w:date="2018-07-08T15:56:00Z">
        <w:r w:rsidR="00624BF1">
          <w:rPr>
            <w:lang w:val="zh-Hans"/>
          </w:rPr>
          <w:t>并将</w:t>
        </w:r>
        <w:r w:rsidR="00624BF1">
          <w:rPr>
            <w:lang w:val="zh-Hans"/>
          </w:rPr>
          <w:t xml:space="preserve"> </w:t>
        </w:r>
      </w:ins>
      <w:r>
        <w:rPr>
          <w:lang w:val="zh-Hans"/>
        </w:rPr>
        <w:t>结果发送</w:t>
      </w:r>
      <w:r>
        <w:rPr>
          <w:lang w:val="zh-Hans"/>
        </w:rPr>
        <w:t xml:space="preserve"> </w:t>
      </w:r>
      <w:del w:id="119" w:author="陈学锋" w:date="2018-07-08T15:56:00Z">
        <w:r w:rsidDel="00624BF1">
          <w:rPr>
            <w:lang w:val="zh-Hans"/>
          </w:rPr>
          <w:delText xml:space="preserve">the result </w:delText>
        </w:r>
      </w:del>
      <w:r>
        <w:rPr>
          <w:lang w:val="zh-Hans"/>
        </w:rPr>
        <w:t>回客户端。</w:t>
      </w:r>
    </w:p>
    <w:p w14:paraId="4412C8E6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050C20DD" wp14:editId="3D556745">
            <wp:extent cx="4352925" cy="1638300"/>
            <wp:effectExtent l="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E9F6" w14:textId="77777777" w:rsidR="00274F8B" w:rsidRDefault="00F9769E">
      <w:pPr>
        <w:pStyle w:val="3"/>
        <w:numPr>
          <w:ilvl w:val="2"/>
          <w:numId w:val="2"/>
        </w:numPr>
      </w:pPr>
      <w:bookmarkStart w:id="120" w:name="_Toc402796974"/>
      <w:bookmarkStart w:id="121" w:name="_Toc16799"/>
      <w:r>
        <w:rPr>
          <w:lang w:val="zh-Hans"/>
        </w:rPr>
        <w:t>发布</w:t>
      </w:r>
      <w:r>
        <w:rPr>
          <w:lang w:val="zh-Hans"/>
        </w:rPr>
        <w:t>/</w:t>
      </w:r>
      <w:r>
        <w:rPr>
          <w:lang w:val="zh-Hans"/>
        </w:rPr>
        <w:t>订阅模式</w:t>
      </w:r>
      <w:bookmarkEnd w:id="120"/>
      <w:bookmarkEnd w:id="121"/>
    </w:p>
    <w:p w14:paraId="07694402" w14:textId="77777777" w:rsidR="00274F8B" w:rsidRDefault="00F9769E">
      <w:pPr>
        <w:rPr>
          <w:rFonts w:cs="Calibri"/>
        </w:rPr>
      </w:pPr>
      <w:r>
        <w:rPr>
          <w:lang w:val="zh-Hans"/>
        </w:rPr>
        <w:t>发布</w:t>
      </w:r>
      <w:r>
        <w:rPr>
          <w:lang w:val="zh-Hans"/>
        </w:rPr>
        <w:t>/</w:t>
      </w:r>
      <w:r>
        <w:rPr>
          <w:lang w:val="zh-Hans"/>
        </w:rPr>
        <w:t>订阅模式是异步传输模式。发布者将消息发布到主题。订阅者订阅来自</w:t>
      </w:r>
      <w:r>
        <w:rPr>
          <w:lang w:val="zh-Hans"/>
        </w:rPr>
        <w:t xml:space="preserve">th ose </w:t>
      </w:r>
      <w:r>
        <w:rPr>
          <w:lang w:val="zh-Hans"/>
        </w:rPr>
        <w:t>主题</w:t>
      </w:r>
      <w:r>
        <w:rPr>
          <w:lang w:val="zh-Hans"/>
        </w:rPr>
        <w:t xml:space="preserve"> </w:t>
      </w:r>
      <w:r>
        <w:rPr>
          <w:lang w:val="zh-Hans"/>
        </w:rPr>
        <w:t>的消息。发布商和订阅者相对独立。它们无需直接</w:t>
      </w:r>
      <w:r>
        <w:rPr>
          <w:lang w:val="zh-Hans"/>
        </w:rPr>
        <w:t xml:space="preserve"> </w:t>
      </w:r>
      <w:ins w:id="122" w:author="陈学锋" w:date="2018-07-08T15:57:00Z">
        <w:r w:rsidR="00624BF1">
          <w:rPr>
            <w:lang w:val="zh-Hans"/>
          </w:rPr>
          <w:t>相互连接</w:t>
        </w:r>
        <w:r w:rsidR="00624BF1">
          <w:rPr>
            <w:lang w:val="zh-Hans"/>
          </w:rPr>
          <w:t xml:space="preserve"> </w:t>
        </w:r>
      </w:ins>
      <w:r>
        <w:rPr>
          <w:lang w:val="zh-Hans"/>
        </w:rPr>
        <w:t>来传输消息。一个</w:t>
      </w:r>
      <w:r>
        <w:rPr>
          <w:lang w:val="zh-Hans"/>
        </w:rPr>
        <w:t xml:space="preserve"> FIB </w:t>
      </w:r>
      <w:r>
        <w:rPr>
          <w:lang w:val="zh-Hans"/>
        </w:rPr>
        <w:t>应用程序可以是发布者和订阅者。</w:t>
      </w:r>
      <w:r>
        <w:rPr>
          <w:lang w:val="zh-Hans"/>
        </w:rPr>
        <w:t xml:space="preserve"> </w:t>
      </w:r>
    </w:p>
    <w:p w14:paraId="6C62B8B2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067A99F" wp14:editId="73E2ED49">
            <wp:extent cx="4381500" cy="164782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78CE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123" w:name="_Toc402796975"/>
      <w:bookmarkStart w:id="124" w:name="_Toc25643"/>
      <w:r>
        <w:rPr>
          <w:lang w:val="zh-Hans"/>
        </w:rPr>
        <w:br w:type="page"/>
      </w:r>
      <w:r>
        <w:rPr>
          <w:lang w:val="zh-Hans"/>
        </w:rPr>
        <w:lastRenderedPageBreak/>
        <w:t xml:space="preserve">CTP </w:t>
      </w:r>
      <w:r>
        <w:rPr>
          <w:lang w:val="zh-Hans"/>
        </w:rPr>
        <w:t>架构</w:t>
      </w:r>
      <w:bookmarkEnd w:id="123"/>
      <w:bookmarkEnd w:id="124"/>
    </w:p>
    <w:p w14:paraId="1DAB3F4B" w14:textId="77777777" w:rsidR="00274F8B" w:rsidRDefault="003822AC">
      <w:pPr>
        <w:rPr>
          <w:rFonts w:cs="Calibri"/>
        </w:rPr>
      </w:pPr>
      <w:r>
        <w:rPr>
          <w:rFonts w:cs="Calibri" w:hint="eastAsia"/>
          <w:noProof/>
        </w:rPr>
        <w:drawing>
          <wp:inline distT="0" distB="0" distL="0" distR="0" wp14:anchorId="63B5F005" wp14:editId="55C5DC3D">
            <wp:extent cx="6000750" cy="5800725"/>
            <wp:effectExtent l="0" t="0" r="0" b="9525"/>
            <wp:docPr id="7" name="图片 200" descr="ctp接口文档系统架构图-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0" descr="ctp接口文档系统架构图-英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EC86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投资者终端</w:t>
      </w:r>
      <w:r>
        <w:rPr>
          <w:lang w:val="zh-Hans"/>
        </w:rPr>
        <w:t>是一个交易客户。它</w:t>
      </w:r>
      <w:del w:id="125" w:author="陈学锋" w:date="2018-07-09T21:41:00Z">
        <w:r w:rsidDel="00A83AAB">
          <w:rPr>
            <w:lang w:val="zh-Hans"/>
          </w:rPr>
          <w:delText xml:space="preserve">implements </w:delText>
        </w:r>
      </w:del>
      <w:ins w:id="126" w:author="陈学锋" w:date="2018-07-09T21:41:00Z">
        <w:r w:rsidR="00A83AAB">
          <w:rPr>
            <w:lang w:val="zh-Hans"/>
          </w:rPr>
          <w:t>使用</w:t>
        </w:r>
      </w:ins>
      <w:r>
        <w:rPr>
          <w:lang w:val="zh-Hans"/>
        </w:rPr>
        <w:t xml:space="preserve"> CTP</w:t>
      </w:r>
      <w:r>
        <w:rPr>
          <w:lang w:val="zh-Hans"/>
        </w:rPr>
        <w:t>的</w:t>
      </w:r>
      <w:r>
        <w:rPr>
          <w:lang w:val="zh-Hans"/>
        </w:rPr>
        <w:t xml:space="preserve"> trade API </w:t>
      </w:r>
      <w:r>
        <w:rPr>
          <w:lang w:val="zh-Hans"/>
        </w:rPr>
        <w:t>和报价</w:t>
      </w:r>
      <w:r>
        <w:rPr>
          <w:lang w:val="zh-Hans"/>
        </w:rPr>
        <w:t xml:space="preserve"> API</w:t>
      </w:r>
      <w:r>
        <w:rPr>
          <w:lang w:val="zh-Hans"/>
        </w:rPr>
        <w:t>。它提供</w:t>
      </w:r>
      <w:del w:id="127" w:author="陈学锋" w:date="2018-07-08T16:06:00Z">
        <w:r w:rsidDel="00872F09">
          <w:rPr>
            <w:lang w:val="zh-Hans"/>
          </w:rPr>
          <w:delText xml:space="preserve">of </w:delText>
        </w:r>
      </w:del>
      <w:ins w:id="128" w:author="陈学锋" w:date="2018-07-08T16:06:00Z">
        <w:r w:rsidR="00872F09">
          <w:rPr>
            <w:lang w:val="zh-Hans"/>
          </w:rPr>
          <w:t>接收</w:t>
        </w:r>
      </w:ins>
      <w:r>
        <w:rPr>
          <w:lang w:val="zh-Hans"/>
        </w:rPr>
        <w:t>报价、交易、银行期货转账等功能。</w:t>
      </w:r>
    </w:p>
    <w:p w14:paraId="3E29A713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贸易</w:t>
      </w:r>
      <w:r>
        <w:rPr>
          <w:b/>
          <w:lang w:val="zh-Hans"/>
        </w:rPr>
        <w:t>r</w:t>
      </w:r>
      <w:r>
        <w:rPr>
          <w:lang w:val="zh-Hans"/>
        </w:rPr>
        <w:t xml:space="preserve"> </w:t>
      </w:r>
      <w:r>
        <w:rPr>
          <w:b/>
          <w:lang w:val="zh-Hans"/>
        </w:rPr>
        <w:t xml:space="preserve"> Terminal</w:t>
      </w:r>
      <w:del w:id="129" w:author="陈学锋" w:date="2018-07-09T21:41:00Z">
        <w:r w:rsidDel="00A83AAB">
          <w:rPr>
            <w:lang w:val="zh-Hans"/>
          </w:rPr>
          <w:delText xml:space="preserve">implements </w:delText>
        </w:r>
      </w:del>
      <w:ins w:id="130" w:author="陈学锋" w:date="2018-07-09T21:41:00Z">
        <w:r w:rsidR="00A83AAB">
          <w:rPr>
            <w:lang w:val="zh-Hans"/>
          </w:rPr>
          <w:t>终端使用</w:t>
        </w:r>
      </w:ins>
      <w:r>
        <w:rPr>
          <w:lang w:val="zh-Hans"/>
        </w:rPr>
        <w:t xml:space="preserve"> CTP </w:t>
      </w:r>
      <w:r>
        <w:rPr>
          <w:lang w:val="zh-Hans"/>
        </w:rPr>
        <w:t>的</w:t>
      </w:r>
      <w:r>
        <w:rPr>
          <w:lang w:val="zh-Hans"/>
        </w:rPr>
        <w:t>s UserAPI</w:t>
      </w:r>
      <w:r>
        <w:rPr>
          <w:lang w:val="zh-Hans"/>
        </w:rPr>
        <w:t>。它为期货</w:t>
      </w:r>
      <w:del w:id="131" w:author="陈学锋" w:date="2018-07-08T16:08:00Z">
        <w:r w:rsidDel="00872F09">
          <w:rPr>
            <w:lang w:val="zh-Hans"/>
          </w:rPr>
          <w:delText xml:space="preserve">of </w:delText>
        </w:r>
      </w:del>
      <w:ins w:id="132" w:author="陈学锋" w:date="2018-07-08T16:08:00Z">
        <w:r w:rsidR="00872F09">
          <w:rPr>
            <w:lang w:val="zh-Hans"/>
          </w:rPr>
          <w:t>公司</w:t>
        </w:r>
      </w:ins>
      <w:r>
        <w:rPr>
          <w:lang w:val="zh-Hans"/>
        </w:rPr>
        <w:t>提供订购、银行期货转账、查询交易数据等功能。</w:t>
      </w:r>
      <w:r>
        <w:rPr>
          <w:lang w:val="zh-Hans"/>
        </w:rPr>
        <w:t>T</w:t>
      </w:r>
      <w:r>
        <w:rPr>
          <w:lang w:val="zh-Hans"/>
        </w:rPr>
        <w:t>他用户</w:t>
      </w:r>
      <w:r>
        <w:rPr>
          <w:lang w:val="zh-Hans"/>
        </w:rPr>
        <w:t>API</w:t>
      </w:r>
      <w:del w:id="133" w:author="陈学锋" w:date="2018-07-08T16:08:00Z">
        <w:r w:rsidDel="00872F09">
          <w:rPr>
            <w:lang w:val="zh-Hans"/>
          </w:rPr>
          <w:delText xml:space="preserve">facing </w:delText>
        </w:r>
      </w:del>
      <w:ins w:id="134" w:author="陈学锋" w:date="2018-07-08T16:08:00Z">
        <w:r w:rsidR="00872F09">
          <w:rPr>
            <w:lang w:val="zh-Hans"/>
          </w:rPr>
          <w:t xml:space="preserve">for </w:t>
        </w:r>
      </w:ins>
      <w:r>
        <w:rPr>
          <w:lang w:val="zh-Hans"/>
        </w:rPr>
        <w:t>是期货公司，它可以控制的数据范围大于交易</w:t>
      </w:r>
      <w:del w:id="135" w:author="陈学锋" w:date="2018-07-08T16:10:00Z">
        <w:r w:rsidDel="00872F09">
          <w:rPr>
            <w:lang w:val="zh-Hans"/>
          </w:rPr>
          <w:delText>TarderAPI</w:delText>
        </w:r>
      </w:del>
      <w:ins w:id="136" w:author="陈学锋" w:date="2018-07-08T16:10:00Z">
        <w:r w:rsidR="00872F09">
          <w:rPr>
            <w:lang w:val="zh-Hans"/>
          </w:rPr>
          <w:t>API</w:t>
        </w:r>
        <w:r w:rsidR="00872F09">
          <w:rPr>
            <w:lang w:val="zh-Hans"/>
          </w:rPr>
          <w:t>。</w:t>
        </w:r>
      </w:ins>
      <w:r>
        <w:rPr>
          <w:lang w:val="zh-Hans"/>
        </w:rPr>
        <w:t>考虑到数据安全性和特权划分</w:t>
      </w:r>
      <w:r>
        <w:rPr>
          <w:lang w:val="zh-Hans"/>
        </w:rPr>
        <w:t xml:space="preserve">the </w:t>
      </w:r>
      <w:r>
        <w:rPr>
          <w:lang w:val="zh-Hans"/>
        </w:rPr>
        <w:t>，</w:t>
      </w:r>
      <w:r>
        <w:rPr>
          <w:lang w:val="zh-Hans"/>
        </w:rPr>
        <w:t>UserAPI</w:t>
      </w:r>
      <w:r>
        <w:rPr>
          <w:lang w:val="zh-Hans"/>
        </w:rPr>
        <w:t>目前</w:t>
      </w:r>
      <w:del w:id="137" w:author="陈学锋" w:date="2018-07-08T16:11:00Z">
        <w:r w:rsidDel="00872F09">
          <w:rPr>
            <w:lang w:val="zh-Hans"/>
          </w:rPr>
          <w:delText xml:space="preserve">opened </w:delText>
        </w:r>
      </w:del>
      <w:ins w:id="138" w:author="陈学锋" w:date="2018-07-08T16:11:00Z">
        <w:r w:rsidR="00872F09">
          <w:rPr>
            <w:lang w:val="zh-Hans"/>
          </w:rPr>
          <w:t>不会</w:t>
        </w:r>
      </w:ins>
      <w:r>
        <w:rPr>
          <w:lang w:val="zh-Hans"/>
        </w:rPr>
        <w:t>向期货公司和投资者</w:t>
      </w:r>
      <w:del w:id="139" w:author="陈学锋" w:date="2018-07-08T16:10:00Z">
        <w:r w:rsidDel="00872F09">
          <w:rPr>
            <w:lang w:val="zh-Hans"/>
          </w:rPr>
          <w:delText>lately</w:delText>
        </w:r>
      </w:del>
      <w:ins w:id="140" w:author="陈学锋" w:date="2018-07-08T16:10:00Z">
        <w:r w:rsidR="00872F09">
          <w:rPr>
            <w:lang w:val="zh-Hans"/>
          </w:rPr>
          <w:t>披露</w:t>
        </w:r>
      </w:ins>
      <w:r>
        <w:rPr>
          <w:lang w:val="zh-Hans"/>
        </w:rPr>
        <w:t>。</w:t>
      </w:r>
      <w:ins w:id="141" w:author="陈学锋" w:date="2018-07-18T20:50:00Z">
        <w:r w:rsidR="00CB15D1">
          <w:rPr>
            <w:lang w:val="zh-Hans"/>
          </w:rPr>
          <w:t>（观众不应该知道交易者终端或用户</w:t>
        </w:r>
        <w:r w:rsidR="00CB15D1">
          <w:rPr>
            <w:lang w:val="zh-Hans"/>
          </w:rPr>
          <w:t>API</w:t>
        </w:r>
        <w:r w:rsidR="00CB15D1">
          <w:rPr>
            <w:lang w:val="zh-Hans"/>
          </w:rPr>
          <w:t>）</w:t>
        </w:r>
        <w:r w:rsidR="00CB15D1">
          <w:rPr>
            <w:lang w:val="zh-Hans"/>
          </w:rPr>
          <w:t>)</w:t>
        </w:r>
      </w:ins>
    </w:p>
    <w:p w14:paraId="5EFB47F0" w14:textId="77777777" w:rsidR="00274F8B" w:rsidRDefault="00F9769E">
      <w:pPr>
        <w:rPr>
          <w:rFonts w:cs="Calibri"/>
        </w:rPr>
      </w:pPr>
      <w:r>
        <w:rPr>
          <w:b/>
          <w:lang w:val="zh-Hans"/>
        </w:rPr>
        <w:t xml:space="preserve">FTD </w:t>
      </w:r>
      <w:r>
        <w:rPr>
          <w:lang w:val="zh-Hans"/>
        </w:rPr>
        <w:t>是期货交易数据交易所协议。</w:t>
      </w:r>
    </w:p>
    <w:p w14:paraId="69039954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交易前端</w:t>
      </w:r>
      <w:r>
        <w:rPr>
          <w:lang w:val="zh-Hans"/>
        </w:rPr>
        <w:t>通过</w:t>
      </w:r>
      <w:r>
        <w:rPr>
          <w:lang w:val="zh-Hans"/>
        </w:rPr>
        <w:t>TCP</w:t>
      </w:r>
      <w:ins w:id="142" w:author="陈学锋" w:date="2018-07-08T16:12:00Z">
        <w:r w:rsidR="00872F09">
          <w:rPr>
            <w:lang w:val="zh-Hans"/>
          </w:rPr>
          <w:t xml:space="preserve">to </w:t>
        </w:r>
      </w:ins>
      <w:r>
        <w:rPr>
          <w:lang w:val="zh-Hans"/>
        </w:rPr>
        <w:t>协议连接到交易客户端，</w:t>
      </w:r>
      <w:del w:id="143" w:author="陈学锋" w:date="2018-07-18T20:51:00Z">
        <w:r w:rsidDel="00CB15D1">
          <w:rPr>
            <w:lang w:val="zh-Hans"/>
          </w:rPr>
          <w:delText xml:space="preserve">also </w:delText>
        </w:r>
      </w:del>
      <w:r>
        <w:rPr>
          <w:lang w:val="zh-Hans"/>
        </w:rPr>
        <w:t>通过</w:t>
      </w:r>
      <w:r>
        <w:rPr>
          <w:lang w:val="zh-Hans"/>
        </w:rPr>
        <w:t>FIB</w:t>
      </w:r>
      <w:ins w:id="144" w:author="陈学锋" w:date="2018-07-08T16:13:00Z">
        <w:r w:rsidR="00872F09">
          <w:rPr>
            <w:lang w:val="zh-Hans"/>
          </w:rPr>
          <w:t xml:space="preserve"> to</w:t>
        </w:r>
      </w:ins>
      <w:r>
        <w:rPr>
          <w:lang w:val="zh-Hans"/>
        </w:rPr>
        <w:t>连接到其他后台服务。交易前端负责沟通，与</w:t>
      </w:r>
      <w:del w:id="145" w:author="陈学锋" w:date="2018-07-08T16:13:00Z">
        <w:r w:rsidDel="00872F09">
          <w:rPr>
            <w:lang w:val="zh-Hans"/>
          </w:rPr>
          <w:delText xml:space="preserve">work </w:delText>
        </w:r>
      </w:del>
      <w:r>
        <w:rPr>
          <w:lang w:val="zh-Hans"/>
        </w:rPr>
        <w:t>业务</w:t>
      </w:r>
      <w:del w:id="146" w:author="陈学锋" w:date="2018-07-18T20:52:00Z">
        <w:r w:rsidDel="00E02702">
          <w:rPr>
            <w:lang w:val="zh-Hans"/>
          </w:rPr>
          <w:delText>not related</w:delText>
        </w:r>
      </w:del>
      <w:ins w:id="147" w:author="陈学锋" w:date="2018-07-18T20:52:00Z">
        <w:r w:rsidR="00E02702">
          <w:rPr>
            <w:lang w:val="zh-Hans"/>
          </w:rPr>
          <w:t>irrelevant</w:t>
        </w:r>
      </w:ins>
      <w:del w:id="148" w:author="陈学锋" w:date="2018-07-08T16:13:00Z">
        <w:r w:rsidDel="00872F09">
          <w:rPr>
            <w:lang w:val="zh-Hans"/>
          </w:rPr>
          <w:delText xml:space="preserve">with </w:delText>
        </w:r>
      </w:del>
      <w:ins w:id="149" w:author="陈学锋" w:date="2018-07-08T16:13:00Z">
        <w:r w:rsidR="00872F09">
          <w:rPr>
            <w:lang w:val="zh-Hans"/>
          </w:rPr>
          <w:t xml:space="preserve"> to </w:t>
        </w:r>
      </w:ins>
      <w:r>
        <w:rPr>
          <w:lang w:val="zh-Hans"/>
        </w:rPr>
        <w:t>无关</w:t>
      </w:r>
      <w:del w:id="150" w:author="陈学锋" w:date="2018-07-08T16:13:00Z">
        <w:r w:rsidDel="00872F09">
          <w:rPr>
            <w:lang w:val="zh-Hans"/>
          </w:rPr>
          <w:delText>es</w:delText>
        </w:r>
      </w:del>
      <w:r>
        <w:rPr>
          <w:lang w:val="zh-Hans"/>
        </w:rPr>
        <w:t>，因此，我能够平衡</w:t>
      </w:r>
      <w:del w:id="151" w:author="陈学锋" w:date="2018-07-08T16:15:00Z">
        <w:r w:rsidDel="00872F09">
          <w:rPr>
            <w:lang w:val="zh-Hans"/>
          </w:rPr>
          <w:delText>disperse the pressure</w:delText>
        </w:r>
      </w:del>
      <w:ins w:id="152" w:author="陈学锋" w:date="2018-07-08T16:15:00Z">
        <w:r w:rsidR="00872F09">
          <w:rPr>
            <w:lang w:val="zh-Hans"/>
          </w:rPr>
          <w:t>负载</w:t>
        </w:r>
      </w:ins>
      <w:r>
        <w:rPr>
          <w:lang w:val="zh-Hans"/>
        </w:rPr>
        <w:t>，降低</w:t>
      </w:r>
      <w:r>
        <w:rPr>
          <w:lang w:val="zh-Hans"/>
        </w:rPr>
        <w:t xml:space="preserve">the </w:t>
      </w:r>
      <w:r>
        <w:rPr>
          <w:lang w:val="zh-Hans"/>
        </w:rPr>
        <w:t>复杂性，提高</w:t>
      </w:r>
      <w:r>
        <w:rPr>
          <w:lang w:val="zh-Hans"/>
        </w:rPr>
        <w:t xml:space="preserve">the </w:t>
      </w:r>
      <w:r>
        <w:rPr>
          <w:lang w:val="zh-Hans"/>
        </w:rPr>
        <w:t>交易系统的安全性。它主要有三个功能：链路管理、协议转换和数据路由。</w:t>
      </w:r>
    </w:p>
    <w:p w14:paraId="4A1E0EDF" w14:textId="77777777" w:rsidR="00274F8B" w:rsidRDefault="00F9769E">
      <w:pPr>
        <w:rPr>
          <w:rFonts w:cs="Calibri"/>
        </w:rPr>
      </w:pPr>
      <w:r>
        <w:rPr>
          <w:b/>
          <w:lang w:val="zh-Hans"/>
        </w:rPr>
        <w:lastRenderedPageBreak/>
        <w:t>报价前端通过</w:t>
      </w:r>
      <w:r>
        <w:rPr>
          <w:b/>
          <w:lang w:val="zh-Hans"/>
        </w:rPr>
        <w:t>FIB</w:t>
      </w:r>
      <w:r>
        <w:rPr>
          <w:lang w:val="zh-Hans"/>
        </w:rPr>
        <w:t>从报价</w:t>
      </w:r>
      <w:ins w:id="153" w:author="陈学锋" w:date="2018-07-18T20:54:00Z">
        <w:r w:rsidR="00E02702">
          <w:rPr>
            <w:lang w:val="zh-Hans"/>
          </w:rPr>
          <w:t xml:space="preserve">the </w:t>
        </w:r>
      </w:ins>
      <w:del w:id="154" w:author="陈学锋" w:date="2018-07-18T20:54:00Z">
        <w:r w:rsidDel="00E02702">
          <w:rPr>
            <w:lang w:val="zh-Hans"/>
          </w:rPr>
          <w:delText xml:space="preserve">offer </w:delText>
        </w:r>
      </w:del>
      <w:ins w:id="155" w:author="陈学锋" w:date="2018-07-18T20:54:00Z">
        <w:r w:rsidR="00E02702">
          <w:rPr>
            <w:lang w:val="zh-Hans"/>
          </w:rPr>
          <w:t xml:space="preserve">Offer </w:t>
        </w:r>
      </w:ins>
      <w:del w:id="156" w:author="陈学锋" w:date="2018-07-18T20:54:00Z">
        <w:r w:rsidDel="00E02702">
          <w:rPr>
            <w:lang w:val="zh-Hans"/>
          </w:rPr>
          <w:delText xml:space="preserve">manager </w:delText>
        </w:r>
      </w:del>
      <w:ins w:id="157" w:author="陈学锋" w:date="2018-07-18T20:54:00Z">
        <w:r w:rsidR="00E02702">
          <w:rPr>
            <w:lang w:val="zh-Hans"/>
          </w:rPr>
          <w:t xml:space="preserve">Manager </w:t>
        </w:r>
      </w:ins>
      <w:r>
        <w:rPr>
          <w:lang w:val="zh-Hans"/>
        </w:rPr>
        <w:t>管理器订阅所有报价数据，并转发报价数据给交易客户，交易</w:t>
      </w:r>
      <w:del w:id="158" w:author="陈学锋" w:date="2018-07-18T20:54:00Z">
        <w:r w:rsidDel="00E02702">
          <w:rPr>
            <w:lang w:val="zh-Hans"/>
          </w:rPr>
          <w:delText xml:space="preserve">has </w:delText>
        </w:r>
      </w:del>
      <w:ins w:id="159" w:author="陈学锋" w:date="2018-07-18T20:54:00Z">
        <w:r w:rsidR="00E02702">
          <w:rPr>
            <w:lang w:val="zh-Hans"/>
          </w:rPr>
          <w:t xml:space="preserve">have </w:t>
        </w:r>
      </w:ins>
      <w:r>
        <w:rPr>
          <w:lang w:val="zh-Hans"/>
        </w:rPr>
        <w:t>客户通过</w:t>
      </w:r>
      <w:r>
        <w:rPr>
          <w:lang w:val="zh-Hans"/>
        </w:rPr>
        <w:t>TCP</w:t>
      </w:r>
      <w:r>
        <w:rPr>
          <w:lang w:val="zh-Hans"/>
        </w:rPr>
        <w:t>连接订阅了某些合同的报价。</w:t>
      </w:r>
    </w:p>
    <w:p w14:paraId="7E2D554D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FIB</w:t>
      </w:r>
      <w:r>
        <w:rPr>
          <w:b/>
          <w:lang w:val="zh-Hans"/>
        </w:rPr>
        <w:t>（期货交易所信息</w:t>
      </w:r>
      <w:r>
        <w:rPr>
          <w:b/>
          <w:lang w:val="zh-Hans"/>
        </w:rPr>
        <w:t>B</w:t>
      </w:r>
      <w:r>
        <w:rPr>
          <w:b/>
          <w:lang w:val="zh-Hans"/>
        </w:rPr>
        <w:t>我们</w:t>
      </w:r>
      <w:r>
        <w:rPr>
          <w:lang w:val="zh-Hans"/>
        </w:rPr>
        <w:t>）</w:t>
      </w:r>
      <w:ins w:id="160" w:author="陈学锋" w:date="2018-07-18T20:55:00Z">
        <w:r w:rsidR="00E02702">
          <w:rPr>
            <w:lang w:val="zh-Hans"/>
          </w:rPr>
          <w:t>是</w:t>
        </w:r>
      </w:ins>
      <w:r>
        <w:rPr>
          <w:lang w:val="zh-Hans"/>
        </w:rPr>
        <w:t>交易系统的通信基础设施。它为上层应用程序提供数据封装、请求</w:t>
      </w:r>
      <w:r>
        <w:rPr>
          <w:lang w:val="zh-Hans"/>
        </w:rPr>
        <w:t>/</w:t>
      </w:r>
      <w:r>
        <w:rPr>
          <w:lang w:val="zh-Hans"/>
        </w:rPr>
        <w:t>响应通信模式和发布</w:t>
      </w:r>
      <w:r>
        <w:rPr>
          <w:lang w:val="zh-Hans"/>
        </w:rPr>
        <w:t>/</w:t>
      </w:r>
      <w:r>
        <w:rPr>
          <w:lang w:val="zh-Hans"/>
        </w:rPr>
        <w:t>订阅</w:t>
      </w:r>
      <w:ins w:id="161" w:author="陈学锋" w:date="2018-07-08T16:20:00Z">
        <w:r w:rsidR="00872F09">
          <w:rPr>
            <w:lang w:val="zh-Hans"/>
          </w:rPr>
          <w:t>通信</w:t>
        </w:r>
      </w:ins>
      <w:r>
        <w:rPr>
          <w:lang w:val="zh-Hans"/>
        </w:rPr>
        <w:t>application</w:t>
      </w:r>
      <w:ins w:id="162" w:author="陈学锋" w:date="2018-07-08T16:20:00Z">
        <w:r w:rsidR="00872F09">
          <w:rPr>
            <w:lang w:val="zh-Hans"/>
          </w:rPr>
          <w:t>模式</w:t>
        </w:r>
      </w:ins>
      <w:del w:id="163" w:author="陈学锋" w:date="2018-07-08T16:20:00Z">
        <w:r w:rsidDel="00872F09">
          <w:rPr>
            <w:lang w:val="zh-Hans"/>
          </w:rPr>
          <w:delText xml:space="preserve"> level</w:delText>
        </w:r>
      </w:del>
      <w:r>
        <w:rPr>
          <w:lang w:val="zh-Hans"/>
        </w:rPr>
        <w:t>。</w:t>
      </w:r>
    </w:p>
    <w:p w14:paraId="2C2E7870" w14:textId="77777777" w:rsidR="00274F8B" w:rsidRDefault="00872F09">
      <w:pPr>
        <w:rPr>
          <w:rFonts w:cs="Calibri"/>
        </w:rPr>
      </w:pPr>
      <w:ins w:id="164" w:author="陈学锋" w:date="2018-07-08T16:22:00Z">
        <w:r>
          <w:rPr>
            <w:lang w:val="zh-Hans"/>
          </w:rPr>
          <w:t xml:space="preserve">, </w:t>
        </w:r>
      </w:ins>
      <w:r w:rsidR="00F9769E">
        <w:rPr>
          <w:lang w:val="zh-Hans"/>
        </w:rPr>
        <w:t xml:space="preserve"> and</w:t>
      </w:r>
      <w:r w:rsidR="00F9769E">
        <w:rPr>
          <w:lang w:val="zh-Hans"/>
        </w:rPr>
        <w:t>监控系统从交易系统获取部分</w:t>
      </w:r>
      <w:del w:id="165" w:author="陈学锋" w:date="2018-07-08T16:22:00Z">
        <w:r w:rsidR="00F9769E" w:rsidDel="00872F09">
          <w:rPr>
            <w:lang w:val="zh-Hans"/>
          </w:rPr>
          <w:delText xml:space="preserve">both </w:delText>
        </w:r>
      </w:del>
      <w:r w:rsidR="00F9769E">
        <w:rPr>
          <w:lang w:val="zh-Hans"/>
        </w:rPr>
        <w:t xml:space="preserve"> the </w:t>
      </w:r>
      <w:r w:rsidR="00F9769E">
        <w:rPr>
          <w:lang w:val="zh-Hans"/>
        </w:rPr>
        <w:t>交易数据，以监控</w:t>
      </w:r>
      <w:r w:rsidR="00F9769E">
        <w:rPr>
          <w:lang w:val="zh-Hans"/>
        </w:rPr>
        <w:t>data</w:t>
      </w:r>
      <w:ins w:id="166" w:author="陈学锋" w:date="2018-07-08T16:22:00Z">
        <w:r>
          <w:rPr>
            <w:lang w:val="zh-Hans"/>
          </w:rPr>
          <w:t>应用数据，并</w:t>
        </w:r>
      </w:ins>
      <w:ins w:id="167" w:author="陈学锋" w:date="2018-07-08T16:23:00Z">
        <w:r>
          <w:rPr>
            <w:lang w:val="zh-Hans"/>
          </w:rPr>
          <w:t>监控物理组件的</w:t>
        </w:r>
      </w:ins>
      <w:r w:rsidR="00F9769E">
        <w:rPr>
          <w:lang w:val="zh-Hans"/>
        </w:rPr>
        <w:t>容量、性能等</w:t>
      </w:r>
      <w:ins w:id="168" w:author="陈学锋" w:date="2018-07-08T16:23:00Z">
        <w:r>
          <w:rPr>
            <w:lang w:val="zh-Hans"/>
          </w:rPr>
          <w:t>。</w:t>
        </w:r>
      </w:ins>
      <w:del w:id="169" w:author="陈学锋" w:date="2018-07-08T16:23:00Z">
        <w:r w:rsidR="00F9769E" w:rsidDel="00872F09">
          <w:rPr>
            <w:lang w:val="zh-Hans"/>
          </w:rPr>
          <w:delText xml:space="preserve">on the capacity, performance, etc. </w:delText>
        </w:r>
      </w:del>
    </w:p>
    <w:p w14:paraId="0DCF3822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仲裁</w:t>
      </w:r>
      <w:r>
        <w:rPr>
          <w:lang w:val="zh-Hans"/>
        </w:rPr>
        <w:t>服务</w:t>
      </w:r>
      <w:ins w:id="170" w:author="陈学锋" w:date="2018-07-08T16:24:00Z">
        <w:r w:rsidR="00872F09">
          <w:rPr>
            <w:lang w:val="zh-Hans"/>
          </w:rPr>
          <w:t>管理</w:t>
        </w:r>
      </w:ins>
      <w:r>
        <w:rPr>
          <w:lang w:val="zh-Hans"/>
        </w:rPr>
        <w:t>合成器</w:t>
      </w:r>
      <w:ins w:id="171" w:author="陈学锋" w:date="2018-07-08T16:24:00Z">
        <w:r w:rsidR="00872F09">
          <w:rPr>
            <w:lang w:val="zh-Hans"/>
          </w:rPr>
          <w:t xml:space="preserve">the </w:t>
        </w:r>
      </w:ins>
      <w:r>
        <w:rPr>
          <w:lang w:val="zh-Hans"/>
        </w:rPr>
        <w:t>服务的状态开关。</w:t>
      </w:r>
    </w:p>
    <w:p w14:paraId="61A922DA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Compositor</w:t>
      </w:r>
      <w:r>
        <w:rPr>
          <w:lang w:val="zh-Hans"/>
        </w:rPr>
        <w:t xml:space="preserve"> </w:t>
      </w:r>
      <w:r>
        <w:rPr>
          <w:lang w:val="zh-Hans"/>
        </w:rPr>
        <w:t>服务负责序列化事务请求和将事务序列发布为交易</w:t>
      </w:r>
      <w:r>
        <w:rPr>
          <w:lang w:val="zh-Hans"/>
        </w:rPr>
        <w:t xml:space="preserve"> </w:t>
      </w:r>
      <w:r>
        <w:rPr>
          <w:lang w:val="zh-Hans"/>
        </w:rPr>
        <w:t>内核的</w:t>
      </w:r>
      <w:r>
        <w:rPr>
          <w:lang w:val="zh-Hans"/>
        </w:rPr>
        <w:t xml:space="preserve"> </w:t>
      </w:r>
      <w:r>
        <w:rPr>
          <w:lang w:val="zh-Hans"/>
        </w:rPr>
        <w:t>数据源。</w:t>
      </w:r>
      <w:r>
        <w:rPr>
          <w:lang w:val="zh-Hans"/>
        </w:rPr>
        <w:t xml:space="preserve"> </w:t>
      </w:r>
    </w:p>
    <w:p w14:paraId="30AAEF5F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交易</w:t>
      </w:r>
      <w:del w:id="172" w:author="陈学锋" w:date="2018-07-08T16:26:00Z">
        <w:r w:rsidDel="00872F09">
          <w:rPr>
            <w:lang w:val="zh-Hans"/>
          </w:rPr>
          <w:delText>takes care of</w:delText>
        </w:r>
      </w:del>
      <w:ins w:id="173" w:author="陈学锋" w:date="2018-07-08T16:26:00Z">
        <w:r w:rsidR="00872F09">
          <w:rPr>
            <w:lang w:val="zh-Hans"/>
          </w:rPr>
          <w:t>内核根据</w:t>
        </w:r>
      </w:ins>
      <w:r>
        <w:rPr>
          <w:lang w:val="zh-Hans"/>
        </w:rPr>
        <w:t>投资者的头寸、</w:t>
      </w:r>
      <w:del w:id="174" w:author="陈学锋" w:date="2018-07-08T16:27:00Z">
        <w:r w:rsidDel="00872F09">
          <w:rPr>
            <w:lang w:val="zh-Hans"/>
          </w:rPr>
          <w:delText xml:space="preserve">calculation </w:delText>
        </w:r>
      </w:del>
      <w:r>
        <w:rPr>
          <w:lang w:val="zh-Hans"/>
        </w:rPr>
        <w:t>订单、交易和基金存款和提取计算实时基金</w:t>
      </w:r>
      <w:ins w:id="175" w:author="陈学锋" w:date="2018-07-08T16:27:00Z">
        <w:r w:rsidR="00872F09">
          <w:rPr>
            <w:lang w:val="zh-Hans"/>
          </w:rPr>
          <w:t>和头寸，用于</w:t>
        </w:r>
      </w:ins>
      <w:r>
        <w:rPr>
          <w:lang w:val="zh-Hans"/>
        </w:rPr>
        <w:t>交易前风险管理</w:t>
      </w:r>
      <w:del w:id="176" w:author="陈学锋" w:date="2018-07-08T16:27:00Z">
        <w:r w:rsidDel="00872F09">
          <w:rPr>
            <w:lang w:val="zh-Hans"/>
          </w:rPr>
          <w:delText xml:space="preserve">so that the </w:delText>
        </w:r>
      </w:del>
      <w:r>
        <w:rPr>
          <w:lang w:val="zh-Hans"/>
        </w:rPr>
        <w:t>。</w:t>
      </w:r>
      <w:r>
        <w:rPr>
          <w:lang w:val="zh-Hans"/>
        </w:rPr>
        <w:t xml:space="preserve"> </w:t>
      </w:r>
      <w:del w:id="177" w:author="陈学锋" w:date="2018-07-08T16:27:00Z">
        <w:r w:rsidDel="00872F09">
          <w:rPr>
            <w:lang w:val="zh-Hans"/>
          </w:rPr>
          <w:delText xml:space="preserve"> can be implemented</w:delText>
        </w:r>
      </w:del>
      <w:r>
        <w:rPr>
          <w:lang w:val="zh-Hans"/>
        </w:rPr>
        <w:t xml:space="preserve"> </w:t>
      </w:r>
      <w:r>
        <w:rPr>
          <w:lang w:val="zh-Hans"/>
        </w:rPr>
        <w:t>同时，它验证所有订单，驱动交易所报价，并发布实时交易结果到</w:t>
      </w:r>
      <w:r>
        <w:rPr>
          <w:lang w:val="zh-Hans"/>
        </w:rPr>
        <w:t>FIB</w:t>
      </w:r>
      <w:r>
        <w:rPr>
          <w:lang w:val="zh-Hans"/>
        </w:rPr>
        <w:t>。</w:t>
      </w:r>
    </w:p>
    <w:p w14:paraId="28ADD1C0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查询内核</w:t>
      </w:r>
      <w:r>
        <w:rPr>
          <w:lang w:val="zh-Hans"/>
        </w:rPr>
        <w:t>具有与交易内核相同的内存</w:t>
      </w:r>
      <w:ins w:id="178" w:author="陈学锋" w:date="2018-07-18T21:00:00Z">
        <w:r w:rsidR="00E02702">
          <w:rPr>
            <w:lang w:val="zh-Hans"/>
          </w:rPr>
          <w:t xml:space="preserve">logic </w:t>
        </w:r>
      </w:ins>
      <w:r>
        <w:rPr>
          <w:lang w:val="zh-Hans"/>
        </w:rPr>
        <w:t>数据库</w:t>
      </w:r>
      <w:del w:id="179" w:author="陈学锋" w:date="2018-07-08T16:28:00Z">
        <w:r w:rsidDel="00872F09">
          <w:rPr>
            <w:lang w:val="zh-Hans"/>
          </w:rPr>
          <w:delText xml:space="preserve">with </w:delText>
        </w:r>
      </w:del>
      <w:ins w:id="180" w:author="陈学锋" w:date="2018-07-08T16:28:00Z">
        <w:r w:rsidR="00872F09">
          <w:rPr>
            <w:lang w:val="zh-Hans"/>
          </w:rPr>
          <w:t>结构和业务</w:t>
        </w:r>
      </w:ins>
      <w:r>
        <w:rPr>
          <w:lang w:val="zh-Hans"/>
        </w:rPr>
        <w:t>逻辑实现。基于投资者的实时计算，查询内核更新内存</w:t>
      </w:r>
      <w:ins w:id="181" w:author="陈学锋" w:date="2018-07-08T16:28:00Z">
        <w:r w:rsidR="00872F09">
          <w:rPr>
            <w:lang w:val="zh-Hans"/>
          </w:rPr>
          <w:t xml:space="preserve">the </w:t>
        </w:r>
      </w:ins>
      <w:r>
        <w:rPr>
          <w:lang w:val="zh-Hans"/>
        </w:rPr>
        <w:t>数据库，通过</w:t>
      </w:r>
      <w:r>
        <w:rPr>
          <w:lang w:val="zh-Hans"/>
        </w:rPr>
        <w:t>FIB</w:t>
      </w:r>
      <w:r>
        <w:rPr>
          <w:lang w:val="zh-Hans"/>
        </w:rPr>
        <w:t>为交易客户端提供</w:t>
      </w:r>
      <w:r>
        <w:rPr>
          <w:lang w:val="zh-Hans"/>
        </w:rPr>
        <w:t>s</w:t>
      </w:r>
      <w:r>
        <w:rPr>
          <w:lang w:val="zh-Hans"/>
        </w:rPr>
        <w:t>查询服务。</w:t>
      </w:r>
    </w:p>
    <w:p w14:paraId="2F547C1B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DBMT</w:t>
      </w:r>
      <w:r>
        <w:rPr>
          <w:lang w:val="zh-Hans"/>
        </w:rPr>
        <w:t>与业务</w:t>
      </w:r>
      <w:ins w:id="182" w:author="陈学锋" w:date="2018-07-08T16:29:00Z">
        <w:r w:rsidR="00872F09">
          <w:rPr>
            <w:lang w:val="zh-Hans"/>
          </w:rPr>
          <w:t xml:space="preserve">the </w:t>
        </w:r>
      </w:ins>
      <w:r>
        <w:rPr>
          <w:lang w:val="zh-Hans"/>
        </w:rPr>
        <w:t>数据库实时交互。它通过交易</w:t>
      </w:r>
      <w:ins w:id="183" w:author="陈学锋" w:date="2018-07-08T16:30:00Z">
        <w:r w:rsidR="00872F09">
          <w:rPr>
            <w:lang w:val="zh-Hans"/>
          </w:rPr>
          <w:t xml:space="preserve">that </w:t>
        </w:r>
      </w:ins>
      <w:r>
        <w:rPr>
          <w:lang w:val="zh-Hans"/>
        </w:rPr>
        <w:t>前端向交易</w:t>
      </w:r>
      <w:ins w:id="184" w:author="陈学锋" w:date="2018-07-08T16:30:00Z">
        <w:r w:rsidR="00872F09">
          <w:rPr>
            <w:lang w:val="zh-Hans"/>
          </w:rPr>
          <w:t>内核</w:t>
        </w:r>
      </w:ins>
      <w:r>
        <w:rPr>
          <w:lang w:val="zh-Hans"/>
        </w:rPr>
        <w:t>发送需要更新的业务数据。</w:t>
      </w:r>
    </w:p>
    <w:p w14:paraId="5729EAFA" w14:textId="77777777" w:rsidR="00274F8B" w:rsidRDefault="00F9769E">
      <w:pPr>
        <w:rPr>
          <w:rFonts w:cs="Calibri"/>
        </w:rPr>
      </w:pPr>
      <w:r>
        <w:rPr>
          <w:lang w:val="zh-Hans"/>
        </w:rPr>
        <w:t>result</w:t>
      </w:r>
      <w:ins w:id="185" w:author="陈学锋" w:date="2018-07-08T16:32:00Z">
        <w:r w:rsidR="00872F09">
          <w:rPr>
            <w:lang w:val="zh-Hans"/>
          </w:rPr>
          <w:t>s</w:t>
        </w:r>
      </w:ins>
      <w:r>
        <w:rPr>
          <w:lang w:val="zh-Hans"/>
        </w:rPr>
        <w:t xml:space="preserve">   </w:t>
      </w:r>
      <w:ins w:id="186" w:author="陈学锋" w:date="2018-07-08T16:32:00Z">
        <w:r w:rsidR="00872F09">
          <w:rPr>
            <w:lang w:val="zh-Hans"/>
          </w:rPr>
          <w:t xml:space="preserve"> </w:t>
        </w:r>
      </w:ins>
      <w:r>
        <w:rPr>
          <w:lang w:val="zh-Hans"/>
        </w:rPr>
        <w:t xml:space="preserve">Tmdb </w:t>
      </w:r>
      <w:del w:id="187" w:author="陈学锋" w:date="2018-07-08T16:32:00Z">
        <w:r w:rsidDel="00872F09">
          <w:rPr>
            <w:lang w:val="zh-Hans"/>
          </w:rPr>
          <w:delText xml:space="preserve">processing </w:delText>
        </w:r>
      </w:del>
      <w:ins w:id="188" w:author="陈学锋" w:date="2018-07-08T16:32:00Z">
        <w:r w:rsidR="00872F09">
          <w:rPr>
            <w:lang w:val="zh-Hans"/>
          </w:rPr>
          <w:t>通过</w:t>
        </w:r>
      </w:ins>
      <w:r>
        <w:rPr>
          <w:lang w:val="zh-Hans"/>
        </w:rPr>
        <w:t xml:space="preserve"> Fib</w:t>
      </w:r>
      <w:r>
        <w:rPr>
          <w:lang w:val="zh-Hans"/>
        </w:rPr>
        <w:t>订阅</w:t>
      </w:r>
      <w:r>
        <w:rPr>
          <w:lang w:val="zh-Hans"/>
        </w:rPr>
        <w:t xml:space="preserve"> trading kernel </w:t>
      </w:r>
      <w:r>
        <w:rPr>
          <w:lang w:val="zh-Hans"/>
        </w:rPr>
        <w:t>的结果。它实时</w:t>
      </w:r>
      <w:del w:id="189" w:author="陈学锋" w:date="2018-07-08T16:33:00Z">
        <w:r w:rsidDel="00872F09">
          <w:rPr>
            <w:lang w:val="zh-Hans"/>
          </w:rPr>
          <w:delText xml:space="preserve">back </w:delText>
        </w:r>
      </w:del>
      <w:r>
        <w:rPr>
          <w:lang w:val="zh-Hans"/>
        </w:rPr>
        <w:t>将相对业务</w:t>
      </w:r>
      <w:ins w:id="190" w:author="陈学锋" w:date="2018-07-08T16:33:00Z">
        <w:r w:rsidR="00872F09">
          <w:rPr>
            <w:lang w:val="zh-Hans"/>
          </w:rPr>
          <w:t xml:space="preserve">back </w:t>
        </w:r>
      </w:ins>
      <w:r>
        <w:rPr>
          <w:lang w:val="zh-Hans"/>
        </w:rPr>
        <w:t>数据</w:t>
      </w:r>
      <w:ins w:id="191" w:author="陈学锋" w:date="2018-07-08T16:33:00Z">
        <w:r w:rsidR="00872F09">
          <w:rPr>
            <w:lang w:val="zh-Hans"/>
          </w:rPr>
          <w:t>写</w:t>
        </w:r>
      </w:ins>
      <w:r>
        <w:rPr>
          <w:lang w:val="zh-Hans"/>
        </w:rPr>
        <w:t>回物理数据库中，在交易时间后进行结算使用。</w:t>
      </w:r>
    </w:p>
    <w:p w14:paraId="7E286A7C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交易初始</w:t>
      </w:r>
      <w:del w:id="192" w:author="陈学锋" w:date="2018-07-18T21:06:00Z">
        <w:r w:rsidDel="00E86A26">
          <w:rPr>
            <w:lang w:val="zh-Hans"/>
          </w:rPr>
          <w:delText xml:space="preserve">mainly </w:delText>
        </w:r>
      </w:del>
      <w:r>
        <w:rPr>
          <w:lang w:val="zh-Hans"/>
        </w:rPr>
        <w:t>化有</w:t>
      </w:r>
      <w:ins w:id="193" w:author="陈学锋" w:date="2018-07-18T21:06:00Z">
        <w:r w:rsidR="00E86A26">
          <w:rPr>
            <w:lang w:val="zh-Hans"/>
          </w:rPr>
          <w:t xml:space="preserve">major </w:t>
        </w:r>
      </w:ins>
      <w:r>
        <w:rPr>
          <w:lang w:val="zh-Hans"/>
        </w:rPr>
        <w:t>两个主要功能：</w:t>
      </w:r>
      <w:r>
        <w:rPr>
          <w:lang w:val="zh-Hans"/>
        </w:rPr>
        <w:t>1.GG</w:t>
      </w:r>
      <w:r>
        <w:rPr>
          <w:lang w:val="zh-Hans"/>
        </w:rPr>
        <w:t>为</w:t>
      </w:r>
      <w:ins w:id="194" w:author="陈学锋" w:date="2018-07-18T21:02:00Z">
        <w:r w:rsidR="00E86A26">
          <w:rPr>
            <w:lang w:val="zh-Hans"/>
          </w:rPr>
          <w:t xml:space="preserve">the </w:t>
        </w:r>
      </w:ins>
      <w:r>
        <w:rPr>
          <w:lang w:val="zh-Hans"/>
        </w:rPr>
        <w:t>基于数据库的交易内核</w:t>
      </w:r>
      <w:r>
        <w:rPr>
          <w:lang w:val="zh-Hans"/>
        </w:rPr>
        <w:t>’</w:t>
      </w:r>
      <w:r>
        <w:rPr>
          <w:lang w:val="zh-Hans"/>
        </w:rPr>
        <w:t>初始化提供必要的数据。</w:t>
      </w:r>
      <w:r>
        <w:rPr>
          <w:lang w:val="zh-Hans"/>
        </w:rPr>
        <w:t>2.  S</w:t>
      </w:r>
      <w:r>
        <w:rPr>
          <w:lang w:val="zh-Hans"/>
        </w:rPr>
        <w:t>结束对系统的交易准备</w:t>
      </w:r>
      <w:ins w:id="195" w:author="陈学锋" w:date="2018-07-08T16:35:00Z">
        <w:r w:rsidR="00872F09">
          <w:rPr>
            <w:lang w:val="zh-Hans"/>
          </w:rPr>
          <w:t>指令</w:t>
        </w:r>
      </w:ins>
      <w:r>
        <w:rPr>
          <w:lang w:val="zh-Hans"/>
        </w:rPr>
        <w:t>，开始新的交易会话。</w:t>
      </w:r>
    </w:p>
    <w:p w14:paraId="6F8A05F0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报价经理</w:t>
      </w:r>
      <w:r>
        <w:rPr>
          <w:lang w:val="zh-Hans"/>
        </w:rPr>
        <w:t>管理交易</w:t>
      </w:r>
      <w:del w:id="196" w:author="陈学锋" w:date="2018-07-08T16:35:00Z">
        <w:r w:rsidDel="00872F09">
          <w:rPr>
            <w:lang w:val="zh-Hans"/>
          </w:rPr>
          <w:delText xml:space="preserve">trade </w:delText>
        </w:r>
      </w:del>
      <w:ins w:id="197" w:author="陈学锋" w:date="2018-07-08T16:35:00Z">
        <w:r w:rsidR="00872F09">
          <w:rPr>
            <w:lang w:val="zh-Hans"/>
          </w:rPr>
          <w:t>和</w:t>
        </w:r>
      </w:ins>
      <w:r>
        <w:rPr>
          <w:lang w:val="zh-Hans"/>
        </w:rPr>
        <w:t>报价。它允许</w:t>
      </w:r>
      <w:del w:id="198" w:author="陈学锋" w:date="2018-07-08T16:36:00Z">
        <w:r w:rsidDel="00872F09">
          <w:rPr>
            <w:lang w:val="zh-Hans"/>
          </w:rPr>
          <w:delText xml:space="preserve">makes </w:delText>
        </w:r>
      </w:del>
      <w:ins w:id="199" w:author="陈学锋" w:date="2018-07-08T16:36:00Z">
        <w:r w:rsidR="00872F09">
          <w:rPr>
            <w:lang w:val="zh-Hans"/>
          </w:rPr>
          <w:t xml:space="preserve">allows </w:t>
        </w:r>
      </w:ins>
      <w:r>
        <w:rPr>
          <w:lang w:val="zh-Hans"/>
        </w:rPr>
        <w:t>交易内核</w:t>
      </w:r>
      <w:ins w:id="200" w:author="陈学锋" w:date="2018-07-08T16:36:00Z">
        <w:r w:rsidR="00872F09">
          <w:rPr>
            <w:lang w:val="zh-Hans"/>
          </w:rPr>
          <w:t>避免</w:t>
        </w:r>
      </w:ins>
      <w:del w:id="201" w:author="陈学锋" w:date="2018-07-08T16:37:00Z">
        <w:r w:rsidDel="00872F09">
          <w:rPr>
            <w:lang w:val="zh-Hans"/>
          </w:rPr>
          <w:delText>not need to</w:delText>
        </w:r>
      </w:del>
      <w:r>
        <w:rPr>
          <w:lang w:val="zh-Hans"/>
        </w:rPr>
        <w:t>交易</w:t>
      </w:r>
      <w:ins w:id="202" w:author="陈学锋" w:date="2018-07-08T16:37:00Z">
        <w:r w:rsidR="00872F09">
          <w:rPr>
            <w:lang w:val="zh-Hans"/>
          </w:rPr>
          <w:t>和</w:t>
        </w:r>
      </w:ins>
      <w:r>
        <w:rPr>
          <w:lang w:val="zh-Hans"/>
        </w:rPr>
        <w:t>交换前端</w:t>
      </w:r>
      <w:del w:id="203" w:author="陈学锋" w:date="2018-07-18T21:10:00Z">
        <w:r w:rsidDel="00E86A26">
          <w:rPr>
            <w:lang w:val="zh-Hans"/>
          </w:rPr>
          <w:delText xml:space="preserve">offers </w:delText>
        </w:r>
      </w:del>
      <w:ins w:id="204" w:author="陈学锋" w:date="2018-07-18T21:10:00Z">
        <w:r w:rsidR="00E86A26">
          <w:rPr>
            <w:lang w:val="zh-Hans"/>
          </w:rPr>
          <w:t xml:space="preserve">Offers </w:t>
        </w:r>
      </w:ins>
      <w:r>
        <w:rPr>
          <w:lang w:val="zh-Hans"/>
        </w:rPr>
        <w:t>之间的复杂通信</w:t>
      </w:r>
      <w:del w:id="205" w:author="陈学锋" w:date="2018-07-08T16:38:00Z">
        <w:r w:rsidDel="00872F09">
          <w:rPr>
            <w:lang w:val="zh-Hans"/>
          </w:rPr>
          <w:delText xml:space="preserve">directly </w:delText>
        </w:r>
      </w:del>
      <w:ins w:id="206" w:author="陈学锋" w:date="2018-07-08T16:38:00Z">
        <w:r w:rsidR="00872F09">
          <w:rPr>
            <w:lang w:val="zh-Hans"/>
          </w:rPr>
          <w:t>过程，从而</w:t>
        </w:r>
      </w:ins>
      <w:r>
        <w:rPr>
          <w:lang w:val="zh-Hans"/>
        </w:rPr>
        <w:t>简化交易内核的处理逻辑。</w:t>
      </w:r>
    </w:p>
    <w:p w14:paraId="1D12C1CC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报价</w:t>
      </w:r>
      <w:r>
        <w:rPr>
          <w:lang w:val="zh-Hans"/>
        </w:rPr>
        <w:t>实现</w:t>
      </w:r>
      <w:ins w:id="207" w:author="陈学锋" w:date="2018-07-08T16:38:00Z">
        <w:r w:rsidR="00872F09">
          <w:rPr>
            <w:lang w:val="zh-Hans"/>
          </w:rPr>
          <w:t xml:space="preserve">the </w:t>
        </w:r>
      </w:ins>
      <w:r>
        <w:rPr>
          <w:lang w:val="zh-Hans"/>
        </w:rPr>
        <w:t>交易所的报价</w:t>
      </w:r>
      <w:r>
        <w:rPr>
          <w:lang w:val="zh-Hans"/>
        </w:rPr>
        <w:t>API</w:t>
      </w:r>
      <w:r>
        <w:rPr>
          <w:lang w:val="zh-Hans"/>
        </w:rPr>
        <w:t>和贸易</w:t>
      </w:r>
      <w:r>
        <w:rPr>
          <w:lang w:val="zh-Hans"/>
        </w:rPr>
        <w:t>API</w:t>
      </w:r>
      <w:r>
        <w:rPr>
          <w:lang w:val="zh-Hans"/>
        </w:rPr>
        <w:t>。</w:t>
      </w:r>
      <w:del w:id="208" w:author="陈学锋" w:date="2018-07-08T16:39:00Z">
        <w:r w:rsidDel="00872F09">
          <w:rPr>
            <w:lang w:val="zh-Hans"/>
          </w:rPr>
          <w:delText xml:space="preserve">, </w:delText>
        </w:r>
      </w:del>
      <w:ins w:id="209" w:author="陈学锋" w:date="2018-07-08T16:39:00Z">
        <w:r w:rsidR="00872F09">
          <w:rPr>
            <w:lang w:val="zh-Hans"/>
          </w:rPr>
          <w:t xml:space="preserve">. It </w:t>
        </w:r>
      </w:ins>
      <w:r>
        <w:rPr>
          <w:lang w:val="zh-Hans"/>
        </w:rPr>
        <w:t>它通过</w:t>
      </w:r>
      <w:del w:id="210" w:author="陈学锋" w:date="2018-07-08T16:40:00Z">
        <w:r w:rsidDel="00872F09">
          <w:rPr>
            <w:lang w:val="zh-Hans"/>
          </w:rPr>
          <w:delText xml:space="preserve"> via remote trading seat provided by exchanges</w:delText>
        </w:r>
      </w:del>
      <w:r>
        <w:rPr>
          <w:lang w:val="zh-Hans"/>
        </w:rPr>
        <w:t>交易所提供的远程</w:t>
      </w:r>
      <w:r>
        <w:rPr>
          <w:lang w:val="zh-Hans"/>
        </w:rPr>
        <w:t xml:space="preserve">, </w:t>
      </w:r>
      <w:r>
        <w:rPr>
          <w:lang w:val="zh-Hans"/>
        </w:rPr>
        <w:t>交易席位下订单、接收</w:t>
      </w:r>
      <w:ins w:id="211" w:author="陈学锋" w:date="2018-07-08T16:40:00Z">
        <w:r w:rsidR="00872F09" w:rsidRPr="00872F09">
          <w:rPr>
            <w:lang w:val="zh-Hans"/>
          </w:rPr>
          <w:t>订单退货、交易</w:t>
        </w:r>
      </w:ins>
      <w:ins w:id="212" w:author="陈学锋" w:date="2018-07-18T21:09:00Z">
        <w:r w:rsidR="00E86A26">
          <w:rPr>
            <w:lang w:val="zh-Hans"/>
          </w:rPr>
          <w:t xml:space="preserve">the </w:t>
        </w:r>
      </w:ins>
      <w:ins w:id="213" w:author="陈学锋" w:date="2018-07-08T16:40:00Z">
        <w:r w:rsidR="00872F09">
          <w:rPr>
            <w:lang w:val="zh-Hans"/>
          </w:rPr>
          <w:t>回报、报价数据等</w:t>
        </w:r>
      </w:ins>
      <w:r>
        <w:rPr>
          <w:lang w:val="zh-Hans"/>
        </w:rPr>
        <w:t>。</w:t>
      </w:r>
    </w:p>
    <w:p w14:paraId="73A18174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风险管理系统</w:t>
      </w:r>
      <w:r>
        <w:rPr>
          <w:lang w:val="zh-Hans"/>
        </w:rPr>
        <w:t>获取交易内核发布的交易</w:t>
      </w:r>
      <w:ins w:id="214" w:author="陈学锋" w:date="2018-07-08T16:45:00Z">
        <w:r w:rsidR="000C3E54">
          <w:rPr>
            <w:lang w:val="zh-Hans"/>
          </w:rPr>
          <w:t xml:space="preserve">the </w:t>
        </w:r>
      </w:ins>
      <w:r>
        <w:rPr>
          <w:lang w:val="zh-Hans"/>
        </w:rPr>
        <w:t>序列和交易</w:t>
      </w:r>
      <w:ins w:id="215" w:author="陈学锋" w:date="2018-07-08T16:45:00Z">
        <w:r w:rsidR="000C3E54">
          <w:rPr>
            <w:lang w:val="zh-Hans"/>
          </w:rPr>
          <w:t>s</w:t>
        </w:r>
      </w:ins>
      <w:r>
        <w:rPr>
          <w:lang w:val="zh-Hans"/>
        </w:rPr>
        <w:t>结果，实时监控交易数据，同时提供试</w:t>
      </w:r>
      <w:ins w:id="216" w:author="陈学锋" w:date="2018-07-18T21:12:00Z">
        <w:r w:rsidR="00E86A26">
          <w:rPr>
            <w:lang w:val="zh-Hans"/>
          </w:rPr>
          <w:t>值风险</w:t>
        </w:r>
      </w:ins>
      <w:r>
        <w:rPr>
          <w:lang w:val="zh-Hans"/>
        </w:rPr>
        <w:t xml:space="preserve">risk </w:t>
      </w:r>
      <w:del w:id="217" w:author="陈学锋" w:date="2018-07-18T21:12:00Z">
        <w:r w:rsidDel="00E86A26">
          <w:rPr>
            <w:lang w:val="zh-Hans"/>
          </w:rPr>
          <w:delText xml:space="preserve">trial </w:delText>
        </w:r>
      </w:del>
      <w:r>
        <w:rPr>
          <w:lang w:val="zh-Hans"/>
        </w:rPr>
        <w:t>计算和强制仓位清算功能。</w:t>
      </w:r>
    </w:p>
    <w:p w14:paraId="15F030E2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银行期货</w:t>
      </w:r>
      <w:r>
        <w:rPr>
          <w:lang w:val="zh-Hans"/>
        </w:rPr>
        <w:t>管理用于管理</w:t>
      </w:r>
      <w:r>
        <w:rPr>
          <w:lang w:val="zh-Hans"/>
        </w:rPr>
        <w:t xml:space="preserve"> manag</w:t>
      </w:r>
      <w:r>
        <w:rPr>
          <w:lang w:val="zh-Hans"/>
        </w:rPr>
        <w:t>银行期货转账接口。</w:t>
      </w:r>
    </w:p>
    <w:p w14:paraId="3A901DC0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清算银行接口（银行期货接口</w:t>
      </w:r>
      <w:r>
        <w:rPr>
          <w:lang w:val="zh-Hans"/>
        </w:rPr>
        <w:t>）实现银行期货转账</w:t>
      </w:r>
      <w:r>
        <w:rPr>
          <w:lang w:val="zh-Hans"/>
        </w:rPr>
        <w:t>API</w:t>
      </w:r>
      <w:r>
        <w:rPr>
          <w:lang w:val="zh-Hans"/>
        </w:rPr>
        <w:t>，</w:t>
      </w:r>
      <w:r>
        <w:rPr>
          <w:lang w:val="zh-Hans"/>
        </w:rPr>
        <w:t xml:space="preserve">from each bank, </w:t>
      </w:r>
      <w:ins w:id="218" w:author="陈学锋" w:date="2018-07-08T16:46:00Z">
        <w:r w:rsidR="000C3E54">
          <w:rPr>
            <w:lang w:val="zh-Hans"/>
          </w:rPr>
          <w:t xml:space="preserve">and </w:t>
        </w:r>
      </w:ins>
      <w:r>
        <w:rPr>
          <w:lang w:val="zh-Hans"/>
        </w:rPr>
        <w:t>并在交易系统和银行</w:t>
      </w:r>
      <w:ins w:id="219" w:author="陈学锋" w:date="2018-07-08T16:46:00Z">
        <w:r w:rsidR="000C3E54">
          <w:rPr>
            <w:lang w:val="zh-Hans"/>
          </w:rPr>
          <w:t>系统</w:t>
        </w:r>
      </w:ins>
      <w:r>
        <w:rPr>
          <w:lang w:val="zh-Hans"/>
        </w:rPr>
        <w:t>之间提供数据交换通道。</w:t>
      </w:r>
      <w:r>
        <w:rPr>
          <w:lang w:val="zh-Hans"/>
        </w:rPr>
        <w:t xml:space="preserve"> </w:t>
      </w:r>
    </w:p>
    <w:p w14:paraId="45D22BD0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期货保证金监控中心（</w:t>
      </w:r>
      <w:r>
        <w:rPr>
          <w:b/>
          <w:lang w:val="zh-Hans"/>
        </w:rPr>
        <w:t>CFMMC</w:t>
      </w:r>
      <w:r>
        <w:rPr>
          <w:b/>
          <w:lang w:val="zh-Hans"/>
        </w:rPr>
        <w:t>）</w:t>
      </w:r>
      <w:r>
        <w:rPr>
          <w:b/>
          <w:lang w:val="zh-Hans"/>
        </w:rPr>
        <w:t xml:space="preserve"> Secret Key Interface</w:t>
      </w:r>
      <w:r>
        <w:rPr>
          <w:lang w:val="zh-Hans"/>
        </w:rPr>
        <w:t>密钥接口用于从期货保证金</w:t>
      </w:r>
      <w:ins w:id="220" w:author="陈学锋" w:date="2018-07-08T16:47:00Z">
        <w:r w:rsidR="000C3E54">
          <w:rPr>
            <w:lang w:val="zh-Hans"/>
          </w:rPr>
          <w:t>监控</w:t>
        </w:r>
      </w:ins>
      <w:r>
        <w:rPr>
          <w:lang w:val="zh-Hans"/>
        </w:rPr>
        <w:t>中心查询期货公司的秘密密钥。</w:t>
      </w:r>
    </w:p>
    <w:p w14:paraId="2AE794F8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期货保证金</w:t>
      </w:r>
      <w:ins w:id="221" w:author="陈学锋" w:date="2018-07-18T21:13:00Z">
        <w:r w:rsidR="008B0DBE">
          <w:rPr>
            <w:lang w:val="zh-Hans"/>
          </w:rPr>
          <w:t xml:space="preserve">the </w:t>
        </w:r>
      </w:ins>
      <w:r>
        <w:rPr>
          <w:b/>
          <w:lang w:val="zh-Hans"/>
        </w:rPr>
        <w:t>监控中心</w:t>
      </w:r>
      <w:r>
        <w:rPr>
          <w:b/>
          <w:lang w:val="zh-Hans"/>
        </w:rPr>
        <w:t>(</w:t>
      </w:r>
      <w:r>
        <w:rPr>
          <w:b/>
          <w:lang w:val="zh-Hans"/>
        </w:rPr>
        <w:t>（</w:t>
      </w:r>
      <w:r>
        <w:rPr>
          <w:b/>
          <w:lang w:val="zh-Hans"/>
        </w:rPr>
        <w:t>CFMMC</w:t>
      </w:r>
      <w:r>
        <w:rPr>
          <w:b/>
          <w:lang w:val="zh-Hans"/>
        </w:rPr>
        <w:t>）</w:t>
      </w:r>
      <w:r>
        <w:rPr>
          <w:b/>
          <w:lang w:val="zh-Hans"/>
        </w:rPr>
        <w:t xml:space="preserve"> Interface Management </w:t>
      </w:r>
      <w:r>
        <w:rPr>
          <w:lang w:val="zh-Hans"/>
        </w:rPr>
        <w:t>接口管理用于管理期货保证金监控中心提供的密钥接口。</w:t>
      </w:r>
    </w:p>
    <w:p w14:paraId="114AAFBC" w14:textId="77777777" w:rsidR="00274F8B" w:rsidRDefault="00F9769E">
      <w:pPr>
        <w:rPr>
          <w:rFonts w:cs="Calibri"/>
        </w:rPr>
      </w:pPr>
      <w:r>
        <w:rPr>
          <w:b/>
          <w:lang w:val="zh-Hans"/>
        </w:rPr>
        <w:lastRenderedPageBreak/>
        <w:t>业务</w:t>
      </w:r>
      <w:r>
        <w:rPr>
          <w:lang w:val="zh-Hans"/>
        </w:rPr>
        <w:t xml:space="preserve"> </w:t>
      </w:r>
      <w:r>
        <w:rPr>
          <w:lang w:val="zh-Hans"/>
        </w:rPr>
        <w:t>数据库为整个系统提供</w:t>
      </w:r>
      <w:r>
        <w:rPr>
          <w:lang w:val="zh-Hans"/>
        </w:rPr>
        <w:t xml:space="preserve"> </w:t>
      </w:r>
      <w:del w:id="222" w:author="陈学锋" w:date="2018-07-18T21:14:00Z">
        <w:r w:rsidDel="008B0DBE">
          <w:rPr>
            <w:lang w:val="zh-Hans"/>
          </w:rPr>
          <w:delText xml:space="preserve">data source </w:delText>
        </w:r>
      </w:del>
      <w:r>
        <w:rPr>
          <w:lang w:val="zh-Hans"/>
        </w:rPr>
        <w:t>物理数据存储。</w:t>
      </w:r>
      <w:r>
        <w:rPr>
          <w:lang w:val="zh-Hans"/>
        </w:rPr>
        <w:t xml:space="preserve"> </w:t>
      </w:r>
    </w:p>
    <w:p w14:paraId="79447744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管理</w:t>
      </w:r>
      <w:r>
        <w:rPr>
          <w:lang w:val="zh-Hans"/>
        </w:rPr>
        <w:t xml:space="preserve"> </w:t>
      </w:r>
      <w:r>
        <w:rPr>
          <w:lang w:val="zh-Hans"/>
        </w:rPr>
        <w:t>平台为期货公司</w:t>
      </w:r>
      <w:r>
        <w:rPr>
          <w:lang w:val="zh-Hans"/>
        </w:rPr>
        <w:t xml:space="preserve"> </w:t>
      </w:r>
      <w:del w:id="223" w:author="陈学锋" w:date="2018-07-08T16:49:00Z">
        <w:r w:rsidDel="000C3E54">
          <w:rPr>
            <w:lang w:val="zh-Hans"/>
          </w:rPr>
          <w:delText xml:space="preserve">variety </w:delText>
        </w:r>
      </w:del>
      <w:ins w:id="224" w:author="陈学锋" w:date="2018-07-08T16:49:00Z">
        <w:r w:rsidR="000C3E54">
          <w:rPr>
            <w:lang w:val="zh-Hans"/>
          </w:rPr>
          <w:t>提供</w:t>
        </w:r>
        <w:r w:rsidR="000C3E54">
          <w:rPr>
            <w:lang w:val="zh-Hans"/>
          </w:rPr>
          <w:t xml:space="preserve"> </w:t>
        </w:r>
      </w:ins>
      <w:r>
        <w:rPr>
          <w:lang w:val="zh-Hans"/>
        </w:rPr>
        <w:t>各种业务运营条目。</w:t>
      </w:r>
    </w:p>
    <w:p w14:paraId="52A05FD7" w14:textId="77777777" w:rsidR="00274F8B" w:rsidRDefault="00F9769E">
      <w:pPr>
        <w:pStyle w:val="1"/>
        <w:numPr>
          <w:ilvl w:val="0"/>
          <w:numId w:val="2"/>
        </w:numPr>
        <w:rPr>
          <w:rFonts w:ascii="Calibri" w:hAnsi="Calibri" w:cs="Calibri"/>
        </w:rPr>
      </w:pPr>
      <w:bookmarkStart w:id="225" w:name="_Toc402796976"/>
      <w:bookmarkStart w:id="226" w:name="_Toc9233"/>
      <w:r>
        <w:rPr>
          <w:lang w:val="zh-Hans"/>
        </w:rPr>
        <w:br w:type="page"/>
      </w:r>
      <w:r>
        <w:rPr>
          <w:lang w:val="zh-Hans"/>
        </w:rPr>
        <w:lastRenderedPageBreak/>
        <w:t>Api</w:t>
      </w:r>
      <w:bookmarkEnd w:id="225"/>
      <w:bookmarkEnd w:id="226"/>
    </w:p>
    <w:p w14:paraId="6D89A9EC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227" w:name="_Toc402796977"/>
      <w:bookmarkStart w:id="228" w:name="_Toc9585"/>
      <w:r>
        <w:rPr>
          <w:lang w:val="zh-Hans"/>
        </w:rPr>
        <w:t>介绍</w:t>
      </w:r>
      <w:bookmarkEnd w:id="227"/>
      <w:bookmarkEnd w:id="228"/>
    </w:p>
    <w:p w14:paraId="5548B560" w14:textId="77777777" w:rsidR="00274F8B" w:rsidRDefault="00274F8B">
      <w:pPr>
        <w:rPr>
          <w:rFonts w:cs="Calibri"/>
          <w:u w:val="single"/>
        </w:rPr>
      </w:pPr>
    </w:p>
    <w:p w14:paraId="6162FA6A" w14:textId="77777777" w:rsidR="00274F8B" w:rsidRDefault="00F9769E">
      <w:pPr>
        <w:rPr>
          <w:rFonts w:cs="Calibri"/>
        </w:rPr>
      </w:pPr>
      <w:r>
        <w:rPr>
          <w:lang w:val="zh-Hans"/>
        </w:rPr>
        <w:t>我们的</w:t>
      </w:r>
      <w:r>
        <w:rPr>
          <w:lang w:val="zh-Hans"/>
        </w:rPr>
        <w:t>API</w:t>
      </w:r>
      <w:r>
        <w:rPr>
          <w:lang w:val="zh-Hans"/>
        </w:rPr>
        <w:t>由</w:t>
      </w:r>
      <w:ins w:id="229" w:author="陈学锋" w:date="2018-07-18T21:16:00Z">
        <w:r w:rsidR="008B0DBE">
          <w:rPr>
            <w:lang w:val="zh-Hans"/>
          </w:rPr>
          <w:t xml:space="preserve">the </w:t>
        </w:r>
      </w:ins>
      <w:r>
        <w:rPr>
          <w:lang w:val="zh-Hans"/>
        </w:rPr>
        <w:t xml:space="preserve">Trading </w:t>
      </w:r>
      <w:r>
        <w:rPr>
          <w:lang w:val="zh-Hans"/>
        </w:rPr>
        <w:t>系统</w:t>
      </w:r>
      <w:r>
        <w:rPr>
          <w:lang w:val="zh-Hans"/>
        </w:rPr>
        <w:t xml:space="preserve"> API</w:t>
      </w:r>
      <w:r>
        <w:rPr>
          <w:lang w:val="zh-Hans"/>
        </w:rPr>
        <w:t>、风险</w:t>
      </w:r>
      <w:ins w:id="230" w:author="陈学锋" w:date="2018-07-18T21:16:00Z">
        <w:r w:rsidR="008B0DBE">
          <w:rPr>
            <w:lang w:val="zh-Hans"/>
          </w:rPr>
          <w:t xml:space="preserve">the </w:t>
        </w:r>
      </w:ins>
      <w:r>
        <w:rPr>
          <w:lang w:val="zh-Hans"/>
        </w:rPr>
        <w:t xml:space="preserve"> API </w:t>
      </w:r>
      <w:r>
        <w:rPr>
          <w:lang w:val="zh-Hans"/>
        </w:rPr>
        <w:t>和结算</w:t>
      </w:r>
      <w:ins w:id="231" w:author="陈学锋" w:date="2018-07-18T21:16:00Z">
        <w:r w:rsidR="008B0DBE">
          <w:rPr>
            <w:lang w:val="zh-Hans"/>
          </w:rPr>
          <w:t xml:space="preserve">the </w:t>
        </w:r>
      </w:ins>
      <w:r>
        <w:rPr>
          <w:lang w:val="zh-Hans"/>
        </w:rPr>
        <w:t xml:space="preserve"> API </w:t>
      </w:r>
      <w:r>
        <w:rPr>
          <w:lang w:val="zh-Hans"/>
        </w:rPr>
        <w:t>（</w:t>
      </w:r>
      <w:r>
        <w:rPr>
          <w:lang w:val="zh-Hans"/>
        </w:rPr>
        <w:t>CSV</w:t>
      </w:r>
      <w:r>
        <w:rPr>
          <w:lang w:val="zh-Hans"/>
        </w:rPr>
        <w:t>）</w:t>
      </w:r>
      <w:r>
        <w:rPr>
          <w:lang w:val="zh-Hans"/>
        </w:rPr>
        <w:t xml:space="preserve"> </w:t>
      </w:r>
      <w:r>
        <w:rPr>
          <w:lang w:val="zh-Hans"/>
        </w:rPr>
        <w:t>组成。通过使用三</w:t>
      </w:r>
      <w:ins w:id="232" w:author="陈学锋" w:date="2018-07-09T15:58:00Z">
        <w:r w:rsidR="00842CD4">
          <w:rPr>
            <w:lang w:val="zh-Hans"/>
          </w:rPr>
          <w:t>个</w:t>
        </w:r>
        <w:r w:rsidR="00842CD4">
          <w:rPr>
            <w:lang w:val="zh-Hans"/>
          </w:rPr>
          <w:t xml:space="preserve"> API</w:t>
        </w:r>
        <w:r w:rsidR="00842CD4">
          <w:rPr>
            <w:lang w:val="zh-Hans"/>
          </w:rPr>
          <w:t>，</w:t>
        </w:r>
      </w:ins>
      <w:r>
        <w:rPr>
          <w:lang w:val="zh-Hans"/>
        </w:rPr>
        <w:t>用户可以与</w:t>
      </w:r>
      <w:r>
        <w:rPr>
          <w:lang w:val="zh-Hans"/>
        </w:rPr>
        <w:t xml:space="preserve"> CTP </w:t>
      </w:r>
      <w:del w:id="233" w:author="陈学锋" w:date="2018-07-09T19:57:00Z">
        <w:r w:rsidDel="00F7374C">
          <w:rPr>
            <w:lang w:val="zh-Hans"/>
          </w:rPr>
          <w:delText xml:space="preserve">dock </w:delText>
        </w:r>
      </w:del>
      <w:ins w:id="234" w:author="陈学锋" w:date="2018-07-09T19:57:00Z">
        <w:r w:rsidR="00F7374C">
          <w:rPr>
            <w:lang w:val="zh-Hans"/>
          </w:rPr>
          <w:t xml:space="preserve">the </w:t>
        </w:r>
        <w:r w:rsidR="00F7374C">
          <w:rPr>
            <w:lang w:val="zh-Hans"/>
          </w:rPr>
          <w:t>系统</w:t>
        </w:r>
      </w:ins>
      <w:r>
        <w:rPr>
          <w:lang w:val="zh-Hans"/>
        </w:rPr>
        <w:t>交互，</w:t>
      </w:r>
      <w:r>
        <w:rPr>
          <w:lang w:val="zh-Hans"/>
        </w:rPr>
        <w:t>to</w:t>
      </w:r>
      <w:r>
        <w:rPr>
          <w:lang w:val="zh-Hans"/>
        </w:rPr>
        <w:t>以处理交易、风险控制和</w:t>
      </w:r>
      <w:del w:id="235" w:author="陈学锋" w:date="2018-07-18T21:18:00Z">
        <w:r w:rsidDel="008B0DBE">
          <w:rPr>
            <w:lang w:val="zh-Hans"/>
          </w:rPr>
          <w:delText xml:space="preserve">saving </w:delText>
        </w:r>
      </w:del>
      <w:r>
        <w:rPr>
          <w:lang w:val="zh-Hans"/>
        </w:rPr>
        <w:t>结算</w:t>
      </w:r>
      <w:ins w:id="236" w:author="陈学锋" w:date="2018-07-18T21:18:00Z">
        <w:r w:rsidR="008B0DBE">
          <w:rPr>
            <w:lang w:val="zh-Hans"/>
          </w:rPr>
          <w:t>数据存储</w:t>
        </w:r>
      </w:ins>
      <w:r>
        <w:rPr>
          <w:lang w:val="zh-Hans"/>
        </w:rPr>
        <w:t>。</w:t>
      </w:r>
    </w:p>
    <w:p w14:paraId="2D2DACD8" w14:textId="77777777" w:rsidR="00274F8B" w:rsidRDefault="00F9769E">
      <w:pPr>
        <w:rPr>
          <w:rFonts w:cs="Calibri"/>
        </w:rPr>
      </w:pPr>
      <w:r>
        <w:rPr>
          <w:lang w:val="zh-Hans"/>
        </w:rPr>
        <w:t>Trading</w:t>
      </w:r>
      <w:r>
        <w:rPr>
          <w:lang w:val="zh-Hans"/>
        </w:rPr>
        <w:t>系统</w:t>
      </w:r>
      <w:r>
        <w:rPr>
          <w:lang w:val="zh-Hans"/>
        </w:rPr>
        <w:t>API</w:t>
      </w:r>
      <w:r>
        <w:rPr>
          <w:lang w:val="zh-Hans"/>
        </w:rPr>
        <w:t>用于接收交易所的报价数据和发送交易</w:t>
      </w:r>
      <w:del w:id="237" w:author="陈学锋" w:date="2018-07-09T19:58:00Z">
        <w:r w:rsidDel="00F7374C">
          <w:rPr>
            <w:lang w:val="zh-Hans"/>
          </w:rPr>
          <w:delText>:</w:delText>
        </w:r>
      </w:del>
      <w:ins w:id="238" w:author="陈学锋" w:date="2018-07-09T20:00:00Z">
        <w:r w:rsidR="00F7374C">
          <w:rPr>
            <w:lang w:val="zh-Hans"/>
          </w:rPr>
          <w:t xml:space="preserve"> subscribing </w:t>
        </w:r>
      </w:ins>
      <w:r>
        <w:rPr>
          <w:lang w:val="zh-Hans"/>
        </w:rPr>
        <w:t>quotation</w:t>
      </w:r>
      <w:ins w:id="239" w:author="陈学锋" w:date="2018-07-09T20:01:00Z">
        <w:r w:rsidR="00F7374C">
          <w:rPr>
            <w:lang w:val="zh-Hans"/>
          </w:rPr>
          <w:t>s</w:t>
        </w:r>
      </w:ins>
      <w:r>
        <w:rPr>
          <w:lang w:val="zh-Hans"/>
        </w:rPr>
        <w:t>指令，如订阅报价</w:t>
      </w:r>
      <w:del w:id="240" w:author="陈学锋" w:date="2018-07-09T20:01:00Z">
        <w:r w:rsidDel="00F7374C">
          <w:rPr>
            <w:lang w:val="zh-Hans"/>
          </w:rPr>
          <w:delText xml:space="preserve"> subscription</w:delText>
        </w:r>
      </w:del>
      <w:r>
        <w:rPr>
          <w:lang w:val="zh-Hans"/>
        </w:rPr>
        <w:t>、</w:t>
      </w:r>
      <w:r>
        <w:rPr>
          <w:lang w:val="zh-Hans"/>
        </w:rPr>
        <w:t xml:space="preserve">an order, canceling an </w:t>
      </w:r>
      <w:r>
        <w:rPr>
          <w:lang w:val="zh-Hans"/>
        </w:rPr>
        <w:t>下单、取消订单、下</w:t>
      </w:r>
      <w:r>
        <w:rPr>
          <w:lang w:val="zh-Hans"/>
        </w:rPr>
        <w:t xml:space="preserve">a parked order, </w:t>
      </w:r>
      <w:r>
        <w:rPr>
          <w:lang w:val="zh-Hans"/>
        </w:rPr>
        <w:t>单</w:t>
      </w:r>
      <w:ins w:id="241" w:author="陈学锋" w:date="2018-07-09T20:01:00Z">
        <w:r w:rsidR="00F7374C">
          <w:rPr>
            <w:lang w:val="zh-Hans"/>
          </w:rPr>
          <w:t>、处理期货</w:t>
        </w:r>
      </w:ins>
      <w:r>
        <w:rPr>
          <w:lang w:val="zh-Hans"/>
        </w:rPr>
        <w:t>银行转账</w:t>
      </w:r>
      <w:ins w:id="242" w:author="陈学锋" w:date="2018-07-09T20:01:00Z">
        <w:r w:rsidR="00F7374C">
          <w:rPr>
            <w:lang w:val="zh-Hans"/>
          </w:rPr>
          <w:t xml:space="preserve">querying </w:t>
        </w:r>
      </w:ins>
      <w:r>
        <w:rPr>
          <w:lang w:val="zh-Hans"/>
        </w:rPr>
        <w:t>、查询信息</w:t>
      </w:r>
      <w:del w:id="243" w:author="陈学锋" w:date="2018-07-09T20:01:00Z">
        <w:r w:rsidDel="00F7374C">
          <w:rPr>
            <w:lang w:val="zh-Hans"/>
          </w:rPr>
          <w:delText xml:space="preserve"> query</w:delText>
        </w:r>
      </w:del>
      <w:r>
        <w:rPr>
          <w:lang w:val="zh-Hans"/>
        </w:rPr>
        <w:t>等。</w:t>
      </w:r>
      <w:ins w:id="244" w:author="陈学锋" w:date="2018-07-18T21:19:00Z">
        <w:r w:rsidR="008B0DBE">
          <w:rPr>
            <w:lang w:val="zh-Hans"/>
          </w:rPr>
          <w:t>贸易</w:t>
        </w:r>
      </w:ins>
      <w:r>
        <w:rPr>
          <w:lang w:val="zh-Hans"/>
        </w:rPr>
        <w:t xml:space="preserve"> API </w:t>
      </w:r>
      <w:r>
        <w:rPr>
          <w:lang w:val="zh-Hans"/>
        </w:rPr>
        <w:t>是使用最广泛的接口。它的目标用户主要是客户软件提供商</w:t>
      </w:r>
      <w:del w:id="245" w:author="陈学锋" w:date="2018-07-09T19:59:00Z">
        <w:r w:rsidDel="00F7374C">
          <w:rPr>
            <w:lang w:val="zh-Hans"/>
          </w:rPr>
          <w:delText xml:space="preserve">developers </w:delText>
        </w:r>
      </w:del>
      <w:ins w:id="246" w:author="陈学锋" w:date="2018-07-09T19:59:00Z">
        <w:r w:rsidR="00F7374C">
          <w:rPr>
            <w:lang w:val="zh-Hans"/>
          </w:rPr>
          <w:t xml:space="preserve">providers </w:t>
        </w:r>
      </w:ins>
      <w:r>
        <w:rPr>
          <w:lang w:val="zh-Hans"/>
        </w:rPr>
        <w:t>（如</w:t>
      </w:r>
      <w:r>
        <w:rPr>
          <w:lang w:val="zh-Hans"/>
        </w:rPr>
        <w:t>Q7</w:t>
      </w:r>
      <w:r>
        <w:rPr>
          <w:lang w:val="zh-Hans"/>
        </w:rPr>
        <w:t>）和个人，机构和自营投资者</w:t>
      </w:r>
      <w:r>
        <w:rPr>
          <w:lang w:val="zh-Hans"/>
        </w:rPr>
        <w:t xml:space="preserve"> investors </w:t>
      </w:r>
      <w:ins w:id="247" w:author="陈学锋" w:date="2018-07-09T20:00:00Z">
        <w:r w:rsidR="00F7374C">
          <w:rPr>
            <w:lang w:val="zh-Hans"/>
          </w:rPr>
          <w:t>，</w:t>
        </w:r>
      </w:ins>
      <w:del w:id="248" w:author="陈学锋" w:date="2018-07-09T20:00:00Z">
        <w:r w:rsidDel="00F7374C">
          <w:rPr>
            <w:lang w:val="zh-Hans"/>
          </w:rPr>
          <w:delText xml:space="preserve">having </w:delText>
        </w:r>
      </w:del>
      <w:ins w:id="249" w:author="陈学锋" w:date="2018-07-09T20:00:00Z">
        <w:r w:rsidR="00F7374C">
          <w:rPr>
            <w:lang w:val="zh-Hans"/>
          </w:rPr>
          <w:t>对</w:t>
        </w:r>
      </w:ins>
      <w:r>
        <w:rPr>
          <w:lang w:val="zh-Hans"/>
        </w:rPr>
        <w:t>交易客户有特殊要求。</w:t>
      </w:r>
    </w:p>
    <w:p w14:paraId="4C4CA95E" w14:textId="77777777" w:rsidR="00274F8B" w:rsidRDefault="00F9769E">
      <w:pPr>
        <w:rPr>
          <w:rFonts w:cs="Calibri"/>
        </w:rPr>
      </w:pPr>
      <w:r>
        <w:rPr>
          <w:lang w:val="zh-Hans"/>
        </w:rPr>
        <w:t>风险</w:t>
      </w:r>
      <w:r>
        <w:rPr>
          <w:lang w:val="zh-Hans"/>
        </w:rPr>
        <w:t xml:space="preserve"> API</w:t>
      </w:r>
      <w:r>
        <w:rPr>
          <w:lang w:val="zh-Hans"/>
        </w:rPr>
        <w:t>用于获取</w:t>
      </w:r>
      <w:r>
        <w:rPr>
          <w:lang w:val="zh-Hans"/>
        </w:rPr>
        <w:t xml:space="preserve"> to </w:t>
      </w:r>
      <w:r>
        <w:rPr>
          <w:lang w:val="zh-Hans"/>
        </w:rPr>
        <w:t>实时数据（如资金、头寸、保证金等），以便对投资者的风险进行试验计算，并提供必要的强制头寸清算功能</w:t>
      </w:r>
      <w:del w:id="250" w:author="陈学锋" w:date="2018-07-09T20:04:00Z">
        <w:r w:rsidDel="00F7374C">
          <w:rPr>
            <w:lang w:val="zh-Hans"/>
          </w:rPr>
          <w:delText xml:space="preserve">decrease </w:delText>
        </w:r>
      </w:del>
      <w:ins w:id="251" w:author="陈学锋" w:date="2018-07-09T20:04:00Z">
        <w:r w:rsidR="00F7374C">
          <w:rPr>
            <w:lang w:val="zh-Hans"/>
          </w:rPr>
          <w:t>，以减轻</w:t>
        </w:r>
      </w:ins>
      <w:r>
        <w:rPr>
          <w:lang w:val="zh-Hans"/>
        </w:rPr>
        <w:t>风险。为期货</w:t>
      </w:r>
      <w:del w:id="252" w:author="陈学锋" w:date="2018-07-09T20:13:00Z">
        <w:r w:rsidDel="00534EB2">
          <w:rPr>
            <w:lang w:val="zh-Hans"/>
          </w:rPr>
          <w:delText xml:space="preserve">enclosure </w:delText>
        </w:r>
      </w:del>
      <w:ins w:id="253" w:author="陈学锋" w:date="2018-07-09T20:13:00Z">
        <w:r w:rsidR="00534EB2">
          <w:rPr>
            <w:lang w:val="zh-Hans"/>
          </w:rPr>
          <w:t>公司</w:t>
        </w:r>
      </w:ins>
      <w:r>
        <w:rPr>
          <w:lang w:val="zh-Hans"/>
        </w:rPr>
        <w:t>的风险控制人员提供风险披露和风险管理。</w:t>
      </w:r>
    </w:p>
    <w:p w14:paraId="340A5F41" w14:textId="77777777" w:rsidR="00274F8B" w:rsidRDefault="00534EB2">
      <w:pPr>
        <w:rPr>
          <w:rFonts w:cs="Calibri"/>
        </w:rPr>
      </w:pPr>
      <w:ins w:id="254" w:author="陈学锋" w:date="2018-07-09T20:14:00Z">
        <w:r>
          <w:rPr>
            <w:lang w:val="zh-Hans"/>
          </w:rPr>
          <w:t>由</w:t>
        </w:r>
      </w:ins>
      <w:r w:rsidR="00F9769E">
        <w:rPr>
          <w:lang w:val="zh-Hans"/>
        </w:rPr>
        <w:t xml:space="preserve">SFIT </w:t>
      </w:r>
      <w:r w:rsidR="00F9769E">
        <w:rPr>
          <w:lang w:val="zh-Hans"/>
        </w:rPr>
        <w:t>为期货公司风险控制人员提供的</w:t>
      </w:r>
      <w:r>
        <w:rPr>
          <w:lang w:val="zh-Hans"/>
        </w:rPr>
        <w:t xml:space="preserve"> </w:t>
      </w:r>
      <w:r w:rsidR="00F9769E">
        <w:rPr>
          <w:lang w:val="zh-Hans"/>
        </w:rPr>
        <w:t>RcWin</w:t>
      </w:r>
      <w:r>
        <w:rPr>
          <w:lang w:val="zh-Hans"/>
        </w:rPr>
        <w:t>平台是使用</w:t>
      </w:r>
      <w:del w:id="255" w:author="陈学锋" w:date="2018-07-09T20:15:00Z">
        <w:r w:rsidR="00F9769E" w:rsidDel="00534EB2">
          <w:rPr>
            <w:lang w:val="zh-Hans"/>
          </w:rPr>
          <w:delText xml:space="preserve">by using </w:delText>
        </w:r>
      </w:del>
      <w:ins w:id="256" w:author="陈学锋" w:date="2018-07-09T20:15:00Z">
        <w:r>
          <w:rPr>
            <w:lang w:val="zh-Hans"/>
          </w:rPr>
          <w:t>风险</w:t>
        </w:r>
      </w:ins>
      <w:r>
        <w:rPr>
          <w:lang w:val="zh-Hans"/>
        </w:rPr>
        <w:t xml:space="preserve"> </w:t>
      </w:r>
      <w:r w:rsidR="00F9769E">
        <w:rPr>
          <w:lang w:val="zh-Hans"/>
        </w:rPr>
        <w:t xml:space="preserve">API </w:t>
      </w:r>
      <w:r w:rsidR="00F9769E">
        <w:rPr>
          <w:lang w:val="zh-Hans"/>
        </w:rPr>
        <w:t>开发的。由于风险</w:t>
      </w:r>
      <w:r w:rsidR="00F9769E">
        <w:rPr>
          <w:lang w:val="zh-Hans"/>
        </w:rPr>
        <w:t xml:space="preserve"> API </w:t>
      </w:r>
      <w:r w:rsidR="00F9769E">
        <w:rPr>
          <w:lang w:val="zh-Hans"/>
        </w:rPr>
        <w:t>管理的数据涉及所有投资者，</w:t>
      </w:r>
      <w:del w:id="257" w:author="陈学锋" w:date="2018-07-09T20:16:00Z">
        <w:r w:rsidR="00F9769E" w:rsidDel="00534EB2">
          <w:rPr>
            <w:lang w:val="zh-Hans"/>
          </w:rPr>
          <w:delText>’ data</w:delText>
        </w:r>
      </w:del>
      <w:r w:rsidR="00F9769E">
        <w:rPr>
          <w:lang w:val="zh-Hans"/>
        </w:rPr>
        <w:t>因此</w:t>
      </w:r>
      <w:r>
        <w:rPr>
          <w:lang w:val="zh-Hans"/>
        </w:rPr>
        <w:t>风险</w:t>
      </w:r>
      <w:r>
        <w:rPr>
          <w:lang w:val="zh-Hans"/>
        </w:rPr>
        <w:t xml:space="preserve"> API</w:t>
      </w:r>
      <w:del w:id="258" w:author="陈学锋" w:date="2018-07-09T20:16:00Z">
        <w:r w:rsidR="00F9769E" w:rsidDel="00534EB2">
          <w:rPr>
            <w:lang w:val="zh-Hans"/>
          </w:rPr>
          <w:delText xml:space="preserve">risk </w:delText>
        </w:r>
      </w:del>
      <w:ins w:id="259" w:author="陈学锋" w:date="2018-07-09T20:16:00Z">
        <w:r>
          <w:rPr>
            <w:lang w:val="zh-Hans"/>
          </w:rPr>
          <w:t>的目标用户</w:t>
        </w:r>
      </w:ins>
      <w:r w:rsidR="00F9769E">
        <w:rPr>
          <w:lang w:val="zh-Hans"/>
        </w:rPr>
        <w:t>是具有风险管理特殊要求的期货公司</w:t>
      </w:r>
      <w:del w:id="260" w:author="陈学锋" w:date="2018-07-09T20:17:00Z">
        <w:r w:rsidR="00F9769E" w:rsidDel="00534EB2">
          <w:rPr>
            <w:lang w:val="zh-Hans"/>
          </w:rPr>
          <w:delText xml:space="preserve"> system</w:delText>
        </w:r>
      </w:del>
      <w:r w:rsidR="00F9769E">
        <w:rPr>
          <w:lang w:val="zh-Hans"/>
        </w:rPr>
        <w:t>，而不是个人投资者。</w:t>
      </w:r>
    </w:p>
    <w:p w14:paraId="0CF50DDE" w14:textId="77777777" w:rsidR="00274F8B" w:rsidRDefault="00F9769E">
      <w:pPr>
        <w:rPr>
          <w:ins w:id="261" w:author="陈学锋" w:date="2018-07-18T21:22:00Z"/>
          <w:rFonts w:cs="Calibri"/>
        </w:rPr>
      </w:pPr>
      <w:r>
        <w:rPr>
          <w:lang w:val="zh-Hans"/>
        </w:rPr>
        <w:t>结算</w:t>
      </w:r>
      <w:r>
        <w:rPr>
          <w:lang w:val="zh-Hans"/>
        </w:rPr>
        <w:t xml:space="preserve"> API</w:t>
      </w:r>
      <w:del w:id="262" w:author="陈学锋" w:date="2018-07-09T20:18:00Z">
        <w:r w:rsidDel="00534EB2">
          <w:rPr>
            <w:lang w:val="zh-Hans"/>
          </w:rPr>
          <w:delText>mainly contains</w:delText>
        </w:r>
      </w:del>
      <w:ins w:id="263" w:author="陈学锋" w:date="2018-07-09T20:18:00Z">
        <w:r w:rsidR="00534EB2">
          <w:rPr>
            <w:lang w:val="zh-Hans"/>
          </w:rPr>
          <w:t>由一</w:t>
        </w:r>
      </w:ins>
      <w:r>
        <w:rPr>
          <w:lang w:val="zh-Hans"/>
        </w:rPr>
        <w:t>系列数据库指令组成。它部署在可以访问</w:t>
      </w:r>
      <w:r>
        <w:rPr>
          <w:lang w:val="zh-Hans"/>
        </w:rPr>
        <w:t xml:space="preserve"> </w:t>
      </w:r>
      <w:del w:id="264" w:author="陈学锋" w:date="2018-07-09T20:19:00Z">
        <w:r w:rsidDel="00534EB2">
          <w:rPr>
            <w:lang w:val="zh-Hans"/>
          </w:rPr>
          <w:delText xml:space="preserve">the </w:delText>
        </w:r>
      </w:del>
      <w:r>
        <w:rPr>
          <w:lang w:val="zh-Hans"/>
        </w:rPr>
        <w:t xml:space="preserve">computers </w:t>
      </w:r>
      <w:del w:id="265" w:author="陈学锋" w:date="2018-07-09T20:19:00Z">
        <w:r w:rsidDel="00534EB2">
          <w:rPr>
            <w:lang w:val="zh-Hans"/>
          </w:rPr>
          <w:delText xml:space="preserve">, which </w:delText>
        </w:r>
      </w:del>
      <w:ins w:id="266" w:author="陈学锋" w:date="2018-07-09T20:19:00Z">
        <w:r w:rsidR="00534EB2">
          <w:rPr>
            <w:lang w:val="zh-Hans"/>
          </w:rPr>
          <w:t xml:space="preserve"> CTP </w:t>
        </w:r>
      </w:ins>
      <w:r>
        <w:rPr>
          <w:lang w:val="zh-Hans"/>
        </w:rPr>
        <w:t>物理</w:t>
      </w:r>
      <w:ins w:id="267" w:author="陈学锋" w:date="2018-07-09T20:19:00Z">
        <w:r w:rsidR="00534EB2">
          <w:rPr>
            <w:lang w:val="zh-Hans"/>
          </w:rPr>
          <w:t xml:space="preserve">the </w:t>
        </w:r>
      </w:ins>
      <w:r>
        <w:rPr>
          <w:lang w:val="zh-Hans"/>
        </w:rPr>
        <w:t>数据库的计算机上。通过执行相应的指令，运营商可以获取相关数据，如投资者信息、交易、仓位等。主要目标用户也是期货公司，而不是个人投资者。</w:t>
      </w:r>
    </w:p>
    <w:p w14:paraId="3021BB8A" w14:textId="77777777" w:rsidR="0013283B" w:rsidRPr="0013283B" w:rsidRDefault="0013283B">
      <w:pPr>
        <w:pStyle w:val="a0"/>
        <w:spacing w:before="156"/>
        <w:ind w:firstLineChars="0" w:firstLine="0"/>
        <w:pPrChange w:id="268" w:author="陈学锋" w:date="2018-07-18T21:22:00Z">
          <w:pPr/>
        </w:pPrChange>
      </w:pPr>
      <w:ins w:id="269" w:author="陈学锋" w:date="2018-07-18T21:22:00Z">
        <w:r>
          <w:rPr>
            <w:lang w:val="zh-Hans"/>
          </w:rPr>
          <w:t>（此处应提及风险</w:t>
        </w:r>
        <w:r>
          <w:rPr>
            <w:lang w:val="zh-Hans"/>
          </w:rPr>
          <w:t xml:space="preserve"> API</w:t>
        </w:r>
      </w:ins>
      <w:ins w:id="270" w:author="陈学锋" w:date="2018-07-18T21:23:00Z">
        <w:r>
          <w:rPr>
            <w:lang w:val="zh-Hans"/>
          </w:rPr>
          <w:t xml:space="preserve"> </w:t>
        </w:r>
        <w:r>
          <w:rPr>
            <w:lang w:val="zh-Hans"/>
          </w:rPr>
          <w:t>和结算</w:t>
        </w:r>
        <w:r>
          <w:rPr>
            <w:lang w:val="zh-Hans"/>
          </w:rPr>
          <w:t xml:space="preserve"> API</w:t>
        </w:r>
        <w:r>
          <w:rPr>
            <w:lang w:val="zh-Hans"/>
          </w:rPr>
          <w:t>？）</w:t>
        </w:r>
      </w:ins>
    </w:p>
    <w:p w14:paraId="19247853" w14:textId="77777777" w:rsidR="00274F8B" w:rsidRDefault="00F9769E">
      <w:pPr>
        <w:pStyle w:val="3"/>
        <w:numPr>
          <w:ilvl w:val="2"/>
          <w:numId w:val="2"/>
        </w:numPr>
      </w:pPr>
      <w:bookmarkStart w:id="271" w:name="_Toc402796978"/>
      <w:bookmarkStart w:id="272" w:name="_Toc30476"/>
      <w:r>
        <w:rPr>
          <w:lang w:val="zh-Hans"/>
        </w:rPr>
        <w:t>接口文件</w:t>
      </w:r>
      <w:bookmarkEnd w:id="271"/>
      <w:bookmarkEnd w:id="272"/>
    </w:p>
    <w:p w14:paraId="2728BDCE" w14:textId="77777777" w:rsidR="00274F8B" w:rsidRDefault="00F9769E">
      <w:pPr>
        <w:rPr>
          <w:rFonts w:cs="Calibri"/>
        </w:rPr>
      </w:pPr>
      <w:r>
        <w:rPr>
          <w:lang w:val="zh-Hans"/>
        </w:rPr>
        <w:t>开发人员可以向期货公司咨询贸易</w:t>
      </w:r>
      <w:del w:id="273" w:author="陈学锋" w:date="2018-07-18T21:24:00Z">
        <w:r w:rsidDel="0013283B">
          <w:rPr>
            <w:lang w:val="zh-Hans"/>
          </w:rPr>
          <w:delText>r</w:delText>
        </w:r>
      </w:del>
      <w:r>
        <w:rPr>
          <w:lang w:val="zh-Hans"/>
        </w:rPr>
        <w:t xml:space="preserve"> API</w:t>
      </w:r>
      <w:r>
        <w:rPr>
          <w:lang w:val="zh-Hans"/>
        </w:rPr>
        <w:t>，或从我们的网站下载官方贸易</w:t>
      </w:r>
      <w:r>
        <w:rPr>
          <w:lang w:val="zh-Hans"/>
        </w:rPr>
        <w:t xml:space="preserve"> API</w:t>
      </w:r>
      <w:r>
        <w:rPr>
          <w:lang w:val="zh-Hans"/>
        </w:rPr>
        <w:t>。这两个版本可能不同。</w:t>
      </w:r>
      <w:r>
        <w:rPr>
          <w:lang w:val="zh-Hans"/>
        </w:rPr>
        <w:t xml:space="preserve"> </w:t>
      </w:r>
    </w:p>
    <w:p w14:paraId="61063D68" w14:textId="77777777" w:rsidR="00274F8B" w:rsidRDefault="00F9769E">
      <w:pPr>
        <w:rPr>
          <w:rFonts w:cs="Calibri"/>
        </w:rPr>
      </w:pPr>
      <w:r>
        <w:rPr>
          <w:lang w:val="zh-Hans"/>
        </w:rPr>
        <w:t>官方网站地址：</w:t>
      </w:r>
      <w:r>
        <w:rPr>
          <w:lang w:val="zh-Hans"/>
        </w:rPr>
        <w:t xml:space="preserve">  </w:t>
      </w:r>
      <w:hyperlink r:id="rId17" w:history="1">
        <w:r>
          <w:rPr>
            <w:rStyle w:val="aa"/>
            <w:i/>
            <w:color w:val="auto"/>
            <w:lang w:val="zh-Hans"/>
          </w:rPr>
          <w:t>http://www.sfit.com.cn/</w:t>
        </w:r>
      </w:hyperlink>
    </w:p>
    <w:p w14:paraId="476EBA1D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API </w:t>
      </w:r>
      <w:r>
        <w:rPr>
          <w:lang w:val="zh-Hans"/>
        </w:rPr>
        <w:t>文件列表：</w:t>
      </w:r>
    </w:p>
    <w:tbl>
      <w:tblPr>
        <w:tblW w:w="0" w:type="auto"/>
        <w:jc w:val="center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3589"/>
        <w:gridCol w:w="3782"/>
      </w:tblGrid>
      <w:tr w:rsidR="00274F8B" w14:paraId="23DF7958" w14:textId="77777777">
        <w:trPr>
          <w:trHeight w:val="550"/>
          <w:jc w:val="center"/>
        </w:trPr>
        <w:tc>
          <w:tcPr>
            <w:tcW w:w="3589" w:type="dxa"/>
            <w:tcBorders>
              <w:tl2br w:val="nil"/>
              <w:tr2bl w:val="nil"/>
            </w:tcBorders>
            <w:shd w:val="clear" w:color="auto" w:fill="9BBB59"/>
          </w:tcPr>
          <w:p w14:paraId="7DE6C39F" w14:textId="77777777" w:rsidR="00274F8B" w:rsidRDefault="00F9769E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文件名</w:t>
            </w:r>
          </w:p>
        </w:tc>
        <w:tc>
          <w:tcPr>
            <w:tcW w:w="3782" w:type="dxa"/>
            <w:tcBorders>
              <w:tl2br w:val="nil"/>
              <w:tr2bl w:val="nil"/>
            </w:tcBorders>
            <w:shd w:val="clear" w:color="auto" w:fill="9BBB59"/>
          </w:tcPr>
          <w:p w14:paraId="18EBA9D8" w14:textId="77777777" w:rsidR="00274F8B" w:rsidRDefault="00F9769E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文件描述</w:t>
            </w:r>
          </w:p>
        </w:tc>
      </w:tr>
      <w:tr w:rsidR="00274F8B" w14:paraId="6977A4D0" w14:textId="77777777">
        <w:trPr>
          <w:trHeight w:val="552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4F3EEF72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Thostftdctraderapi. h</w:t>
            </w:r>
          </w:p>
        </w:tc>
        <w:tc>
          <w:tcPr>
            <w:tcW w:w="3782" w:type="dxa"/>
            <w:tcBorders>
              <w:tl2br w:val="nil"/>
              <w:tr2bl w:val="nil"/>
            </w:tcBorders>
          </w:tcPr>
          <w:p w14:paraId="3C74D762" w14:textId="77777777" w:rsidR="00274F8B" w:rsidRDefault="00F9769E">
            <w:pPr>
              <w:spacing w:before="120"/>
              <w:rPr>
                <w:rFonts w:cs="Calibri"/>
              </w:rPr>
            </w:pPr>
            <w:r>
              <w:rPr>
                <w:szCs w:val="28"/>
                <w:lang w:val="zh-Hans"/>
              </w:rPr>
              <w:t>贸易界面</w:t>
            </w:r>
            <w:r>
              <w:rPr>
                <w:szCs w:val="28"/>
                <w:lang w:val="zh-Hans"/>
              </w:rPr>
              <w:t>C++</w:t>
            </w:r>
            <w:r>
              <w:rPr>
                <w:szCs w:val="28"/>
                <w:lang w:val="zh-Hans"/>
              </w:rPr>
              <w:t>头</w:t>
            </w:r>
            <w:ins w:id="274" w:author="陈学锋" w:date="2018-07-09T20:22:00Z">
              <w:r w:rsidR="00534EB2">
                <w:rPr>
                  <w:szCs w:val="28"/>
                  <w:lang w:val="zh-Hans"/>
                </w:rPr>
                <w:t>er</w:t>
              </w:r>
            </w:ins>
            <w:r>
              <w:rPr>
                <w:lang w:val="zh-Hans"/>
              </w:rPr>
              <w:t xml:space="preserve"> </w:t>
            </w:r>
            <w:r>
              <w:rPr>
                <w:szCs w:val="28"/>
                <w:lang w:val="zh-Hans"/>
              </w:rPr>
              <w:t>文件</w:t>
            </w:r>
          </w:p>
        </w:tc>
      </w:tr>
      <w:tr w:rsidR="00274F8B" w14:paraId="439C4AD2" w14:textId="77777777">
        <w:trPr>
          <w:trHeight w:val="573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2DFAB414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Thostftdcmdapi. h</w:t>
            </w:r>
          </w:p>
        </w:tc>
        <w:tc>
          <w:tcPr>
            <w:tcW w:w="3782" w:type="dxa"/>
            <w:tcBorders>
              <w:tl2br w:val="nil"/>
              <w:tr2bl w:val="nil"/>
            </w:tcBorders>
          </w:tcPr>
          <w:p w14:paraId="05DB280E" w14:textId="77777777" w:rsidR="00274F8B" w:rsidRDefault="00F9769E">
            <w:pPr>
              <w:spacing w:before="120"/>
              <w:rPr>
                <w:rFonts w:cs="Calibri"/>
              </w:rPr>
            </w:pPr>
            <w:r>
              <w:rPr>
                <w:szCs w:val="28"/>
                <w:lang w:val="zh-Hans"/>
              </w:rPr>
              <w:t>报价接口</w:t>
            </w:r>
            <w:r>
              <w:rPr>
                <w:szCs w:val="28"/>
                <w:lang w:val="zh-Hans"/>
              </w:rPr>
              <w:t>C++</w:t>
            </w:r>
            <w:r>
              <w:rPr>
                <w:szCs w:val="28"/>
                <w:lang w:val="zh-Hans"/>
              </w:rPr>
              <w:t>头</w:t>
            </w:r>
            <w:r>
              <w:rPr>
                <w:szCs w:val="28"/>
                <w:lang w:val="zh-Hans"/>
              </w:rPr>
              <w:t xml:space="preserve"> er</w:t>
            </w:r>
            <w:ins w:id="275" w:author="陈学锋" w:date="2018-07-09T20:22:00Z">
              <w:r w:rsidR="00534EB2">
                <w:rPr>
                  <w:szCs w:val="28"/>
                  <w:lang w:val="zh-Hans"/>
                </w:rPr>
                <w:t>er</w:t>
              </w:r>
            </w:ins>
            <w:r>
              <w:rPr>
                <w:szCs w:val="28"/>
                <w:lang w:val="zh-Hans"/>
              </w:rPr>
              <w:t>文件</w:t>
            </w:r>
          </w:p>
        </w:tc>
      </w:tr>
      <w:tr w:rsidR="00274F8B" w14:paraId="103AA80E" w14:textId="77777777">
        <w:trPr>
          <w:trHeight w:val="552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5DEF3ACC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Thostftdcuserapistruct. h</w:t>
            </w:r>
          </w:p>
        </w:tc>
        <w:tc>
          <w:tcPr>
            <w:tcW w:w="3782" w:type="dxa"/>
            <w:tcBorders>
              <w:tl2br w:val="nil"/>
              <w:tr2bl w:val="nil"/>
            </w:tcBorders>
          </w:tcPr>
          <w:p w14:paraId="3DAF7C27" w14:textId="77777777" w:rsidR="00274F8B" w:rsidRDefault="00F9769E">
            <w:pPr>
              <w:spacing w:before="120"/>
              <w:rPr>
                <w:rFonts w:cs="Calibri"/>
              </w:rPr>
            </w:pPr>
            <w:r>
              <w:rPr>
                <w:szCs w:val="28"/>
                <w:lang w:val="zh-Hans"/>
              </w:rPr>
              <w:t>定义所有数据结构</w:t>
            </w:r>
          </w:p>
        </w:tc>
      </w:tr>
      <w:tr w:rsidR="00274F8B" w14:paraId="7912B63A" w14:textId="77777777">
        <w:trPr>
          <w:trHeight w:val="548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354DEA4B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Thostftdcuserapidatatype. h</w:t>
            </w:r>
          </w:p>
        </w:tc>
        <w:tc>
          <w:tcPr>
            <w:tcW w:w="3782" w:type="dxa"/>
            <w:tcBorders>
              <w:tl2br w:val="nil"/>
              <w:tr2bl w:val="nil"/>
            </w:tcBorders>
          </w:tcPr>
          <w:p w14:paraId="0922047C" w14:textId="77777777" w:rsidR="00274F8B" w:rsidRDefault="00F9769E">
            <w:pPr>
              <w:spacing w:before="120"/>
              <w:rPr>
                <w:rFonts w:cs="Calibri"/>
              </w:rPr>
            </w:pPr>
            <w:r>
              <w:rPr>
                <w:szCs w:val="28"/>
                <w:lang w:val="zh-Hans"/>
              </w:rPr>
              <w:t>定义所有数据类型</w:t>
            </w:r>
          </w:p>
        </w:tc>
      </w:tr>
      <w:tr w:rsidR="00274F8B" w14:paraId="6C4108ED" w14:textId="77777777">
        <w:trPr>
          <w:trHeight w:val="554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5DE5BD37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lastRenderedPageBreak/>
              <w:t>托斯特拉特拉皮</w:t>
            </w:r>
            <w:r>
              <w:rPr>
                <w:bCs/>
                <w:szCs w:val="28"/>
                <w:lang w:val="zh-Hans"/>
              </w:rPr>
              <w:t>. dll</w:t>
            </w:r>
          </w:p>
        </w:tc>
        <w:tc>
          <w:tcPr>
            <w:tcW w:w="3782" w:type="dxa"/>
            <w:vMerge w:val="restart"/>
            <w:tcBorders>
              <w:tl2br w:val="nil"/>
              <w:tr2bl w:val="nil"/>
            </w:tcBorders>
          </w:tcPr>
          <w:p w14:paraId="5198C16B" w14:textId="77777777" w:rsidR="00274F8B" w:rsidRDefault="00F9769E">
            <w:pPr>
              <w:spacing w:before="120"/>
              <w:rPr>
                <w:rFonts w:cs="Calibri"/>
              </w:rPr>
            </w:pPr>
            <w:r>
              <w:rPr>
                <w:szCs w:val="28"/>
                <w:lang w:val="zh-Hans"/>
              </w:rPr>
              <w:t>交易界面的动态</w:t>
            </w:r>
            <w:ins w:id="276" w:author="陈学锋" w:date="2018-07-18T21:24:00Z">
              <w:r w:rsidR="0013283B">
                <w:rPr>
                  <w:szCs w:val="28"/>
                  <w:lang w:val="zh-Hans"/>
                </w:rPr>
                <w:t>链接</w:t>
              </w:r>
            </w:ins>
            <w:r>
              <w:rPr>
                <w:szCs w:val="28"/>
                <w:lang w:val="zh-Hans"/>
              </w:rPr>
              <w:t>Trade</w:t>
            </w:r>
            <w:r>
              <w:rPr>
                <w:szCs w:val="28"/>
                <w:lang w:val="zh-Hans"/>
              </w:rPr>
              <w:t>库。</w:t>
            </w:r>
          </w:p>
        </w:tc>
      </w:tr>
      <w:tr w:rsidR="00274F8B" w14:paraId="1BE7D2F8" w14:textId="77777777">
        <w:trPr>
          <w:trHeight w:val="562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16004AE3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托斯特拉特拉皮</w:t>
            </w:r>
            <w:r>
              <w:rPr>
                <w:bCs/>
                <w:szCs w:val="28"/>
                <w:lang w:val="zh-Hans"/>
              </w:rPr>
              <w:t xml:space="preserve">. </w:t>
            </w:r>
            <w:r>
              <w:rPr>
                <w:bCs/>
                <w:szCs w:val="28"/>
                <w:lang w:val="zh-Hans"/>
              </w:rPr>
              <w:t>利布</w:t>
            </w:r>
          </w:p>
        </w:tc>
        <w:tc>
          <w:tcPr>
            <w:tcW w:w="3782" w:type="dxa"/>
            <w:vMerge/>
            <w:tcBorders>
              <w:tl2br w:val="nil"/>
              <w:tr2bl w:val="nil"/>
            </w:tcBorders>
          </w:tcPr>
          <w:p w14:paraId="24459167" w14:textId="77777777" w:rsidR="00274F8B" w:rsidRDefault="00274F8B">
            <w:pPr>
              <w:spacing w:before="120"/>
              <w:rPr>
                <w:rFonts w:cs="Calibri"/>
                <w:szCs w:val="28"/>
              </w:rPr>
            </w:pPr>
          </w:p>
        </w:tc>
      </w:tr>
      <w:tr w:rsidR="00274F8B" w14:paraId="19170B64" w14:textId="77777777">
        <w:trPr>
          <w:trHeight w:val="557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27953090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thostmduserapi. dll</w:t>
            </w:r>
          </w:p>
        </w:tc>
        <w:tc>
          <w:tcPr>
            <w:tcW w:w="3782" w:type="dxa"/>
            <w:vMerge w:val="restart"/>
            <w:tcBorders>
              <w:tl2br w:val="nil"/>
              <w:tr2bl w:val="nil"/>
            </w:tcBorders>
          </w:tcPr>
          <w:p w14:paraId="2174CE32" w14:textId="77777777" w:rsidR="00274F8B" w:rsidRDefault="00F9769E">
            <w:pPr>
              <w:spacing w:before="120"/>
              <w:rPr>
                <w:rFonts w:cs="Calibri"/>
              </w:rPr>
            </w:pPr>
            <w:r>
              <w:rPr>
                <w:lang w:val="zh-Hans"/>
              </w:rPr>
              <w:t>报价接口的动态</w:t>
            </w:r>
            <w:r>
              <w:rPr>
                <w:lang w:val="zh-Hans"/>
              </w:rPr>
              <w:t xml:space="preserve"> </w:t>
            </w:r>
            <w:ins w:id="277" w:author="陈学锋" w:date="2018-07-18T21:25:00Z">
              <w:r w:rsidR="0013283B">
                <w:rPr>
                  <w:lang w:val="zh-Hans"/>
                </w:rPr>
                <w:t>链接</w:t>
              </w:r>
              <w:r w:rsidR="0013283B">
                <w:rPr>
                  <w:lang w:val="zh-Hans"/>
                </w:rPr>
                <w:t xml:space="preserve"> </w:t>
              </w:r>
            </w:ins>
            <w:r>
              <w:rPr>
                <w:lang w:val="zh-Hans"/>
              </w:rPr>
              <w:t>库。</w:t>
            </w:r>
          </w:p>
        </w:tc>
      </w:tr>
      <w:tr w:rsidR="00274F8B" w14:paraId="72AC2BF0" w14:textId="77777777">
        <w:trPr>
          <w:trHeight w:val="564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241CA9C9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thostmduserapi. lib</w:t>
            </w:r>
          </w:p>
        </w:tc>
        <w:tc>
          <w:tcPr>
            <w:tcW w:w="3782" w:type="dxa"/>
            <w:vMerge/>
            <w:tcBorders>
              <w:tl2br w:val="nil"/>
              <w:tr2bl w:val="nil"/>
            </w:tcBorders>
          </w:tcPr>
          <w:p w14:paraId="7AAA4F2B" w14:textId="77777777" w:rsidR="00274F8B" w:rsidRDefault="00274F8B">
            <w:pPr>
              <w:spacing w:before="120"/>
              <w:rPr>
                <w:rFonts w:cs="Calibri"/>
                <w:szCs w:val="28"/>
              </w:rPr>
            </w:pPr>
          </w:p>
        </w:tc>
      </w:tr>
      <w:tr w:rsidR="00274F8B" w14:paraId="641942A2" w14:textId="77777777">
        <w:trPr>
          <w:trHeight w:val="544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521E9830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错误</w:t>
            </w:r>
            <w:r>
              <w:rPr>
                <w:bCs/>
                <w:szCs w:val="28"/>
                <w:lang w:val="zh-Hans"/>
              </w:rPr>
              <w:t>. dtd</w:t>
            </w:r>
          </w:p>
        </w:tc>
        <w:tc>
          <w:tcPr>
            <w:tcW w:w="3782" w:type="dxa"/>
            <w:vMerge w:val="restart"/>
            <w:tcBorders>
              <w:tl2br w:val="nil"/>
              <w:tr2bl w:val="nil"/>
            </w:tcBorders>
          </w:tcPr>
          <w:p w14:paraId="7AC148F8" w14:textId="77777777" w:rsidR="00274F8B" w:rsidRDefault="00F9769E">
            <w:pPr>
              <w:spacing w:before="120"/>
              <w:rPr>
                <w:rFonts w:cs="Calibri"/>
              </w:rPr>
            </w:pPr>
            <w:r>
              <w:rPr>
                <w:lang w:val="zh-Hans"/>
              </w:rPr>
              <w:t xml:space="preserve">API </w:t>
            </w:r>
            <w:r>
              <w:rPr>
                <w:lang w:val="zh-Hans"/>
              </w:rPr>
              <w:t>错误代码和信息（</w:t>
            </w:r>
            <w:r>
              <w:rPr>
                <w:lang w:val="zh-Hans"/>
              </w:rPr>
              <w:t xml:space="preserve">xml </w:t>
            </w:r>
            <w:r>
              <w:rPr>
                <w:lang w:val="zh-Hans"/>
              </w:rPr>
              <w:t>格式）。</w:t>
            </w:r>
          </w:p>
        </w:tc>
      </w:tr>
      <w:tr w:rsidR="00274F8B" w14:paraId="22DA907D" w14:textId="77777777">
        <w:trPr>
          <w:trHeight w:val="552"/>
          <w:jc w:val="center"/>
        </w:trPr>
        <w:tc>
          <w:tcPr>
            <w:tcW w:w="3589" w:type="dxa"/>
            <w:tcBorders>
              <w:tl2br w:val="nil"/>
              <w:tr2bl w:val="nil"/>
            </w:tcBorders>
          </w:tcPr>
          <w:p w14:paraId="381E3A76" w14:textId="77777777" w:rsidR="00274F8B" w:rsidRDefault="00F9769E">
            <w:pPr>
              <w:spacing w:before="120"/>
              <w:rPr>
                <w:rFonts w:cs="Calibri"/>
                <w:b/>
                <w:bCs/>
              </w:rPr>
            </w:pPr>
            <w:r>
              <w:rPr>
                <w:bCs/>
                <w:szCs w:val="28"/>
                <w:lang w:val="zh-Hans"/>
              </w:rPr>
              <w:t>错误</w:t>
            </w:r>
            <w:r>
              <w:rPr>
                <w:bCs/>
                <w:szCs w:val="28"/>
                <w:lang w:val="zh-Hans"/>
              </w:rPr>
              <w:t>. xml</w:t>
            </w:r>
          </w:p>
        </w:tc>
        <w:tc>
          <w:tcPr>
            <w:tcW w:w="3782" w:type="dxa"/>
            <w:vMerge/>
            <w:tcBorders>
              <w:tl2br w:val="nil"/>
              <w:tr2bl w:val="nil"/>
            </w:tcBorders>
          </w:tcPr>
          <w:p w14:paraId="7AB59323" w14:textId="77777777" w:rsidR="00274F8B" w:rsidRDefault="00274F8B">
            <w:pPr>
              <w:keepNext/>
              <w:spacing w:before="120"/>
              <w:rPr>
                <w:rFonts w:cs="Calibri"/>
                <w:sz w:val="28"/>
                <w:szCs w:val="28"/>
              </w:rPr>
            </w:pPr>
          </w:p>
        </w:tc>
      </w:tr>
    </w:tbl>
    <w:p w14:paraId="35E5DF1B" w14:textId="77777777" w:rsidR="00274F8B" w:rsidRDefault="00274F8B">
      <w:pPr>
        <w:rPr>
          <w:rFonts w:cs="Calibri"/>
        </w:rPr>
      </w:pPr>
    </w:p>
    <w:p w14:paraId="4EACE487" w14:textId="77777777" w:rsidR="00274F8B" w:rsidRDefault="00274F8B" w:rsidP="003822AC">
      <w:pPr>
        <w:pStyle w:val="a0"/>
        <w:spacing w:before="156"/>
        <w:ind w:firstLine="240"/>
      </w:pPr>
    </w:p>
    <w:p w14:paraId="59C7E117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278" w:name="_Toc402796979"/>
      <w:bookmarkStart w:id="279" w:name="_Toc30265"/>
      <w:r>
        <w:rPr>
          <w:lang w:val="zh-Hans"/>
        </w:rPr>
        <w:t>一般规则</w:t>
      </w:r>
      <w:bookmarkEnd w:id="278"/>
      <w:bookmarkEnd w:id="279"/>
    </w:p>
    <w:p w14:paraId="64130539" w14:textId="77777777" w:rsidR="00274F8B" w:rsidRDefault="00F9769E">
      <w:pPr>
        <w:pStyle w:val="3"/>
        <w:numPr>
          <w:ilvl w:val="2"/>
          <w:numId w:val="2"/>
        </w:numPr>
      </w:pPr>
      <w:bookmarkStart w:id="280" w:name="_Toc402796980"/>
      <w:bookmarkStart w:id="281" w:name="_Toc32042"/>
      <w:r>
        <w:rPr>
          <w:lang w:val="zh-Hans"/>
        </w:rPr>
        <w:t>命名约定</w:t>
      </w:r>
      <w:bookmarkEnd w:id="280"/>
      <w:bookmarkEnd w:id="281"/>
    </w:p>
    <w:p w14:paraId="48BC3BB1" w14:textId="77777777" w:rsidR="00274F8B" w:rsidRDefault="00274F8B"/>
    <w:tbl>
      <w:tblPr>
        <w:tblW w:w="0" w:type="auto"/>
        <w:tblInd w:w="81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2268"/>
        <w:gridCol w:w="2835"/>
      </w:tblGrid>
      <w:tr w:rsidR="00274F8B" w14:paraId="728F361F" w14:textId="77777777">
        <w:tc>
          <w:tcPr>
            <w:tcW w:w="1701" w:type="dxa"/>
            <w:tcBorders>
              <w:tl2br w:val="nil"/>
              <w:tr2bl w:val="nil"/>
            </w:tcBorders>
            <w:shd w:val="clear" w:color="auto" w:fill="9BBB59"/>
          </w:tcPr>
          <w:p w14:paraId="784AC2EC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b/>
                <w:color w:val="FFFFFF"/>
                <w:sz w:val="21"/>
              </w:rPr>
            </w:pPr>
            <w:r>
              <w:rPr>
                <w:b/>
                <w:color w:val="FFFFFF"/>
                <w:sz w:val="21"/>
                <w:lang w:val="zh-Hans"/>
              </w:rPr>
              <w:t>规则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9BBB59"/>
          </w:tcPr>
          <w:p w14:paraId="6724DED4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b/>
                <w:color w:val="FFFFFF"/>
                <w:sz w:val="21"/>
              </w:rPr>
            </w:pPr>
            <w:r>
              <w:rPr>
                <w:b/>
                <w:color w:val="FFFFFF"/>
                <w:sz w:val="21"/>
                <w:lang w:val="zh-Hans"/>
              </w:rPr>
              <w:t>格式</w:t>
            </w:r>
          </w:p>
        </w:tc>
        <w:tc>
          <w:tcPr>
            <w:tcW w:w="2835" w:type="dxa"/>
            <w:tcBorders>
              <w:tl2br w:val="nil"/>
              <w:tr2bl w:val="nil"/>
            </w:tcBorders>
            <w:shd w:val="clear" w:color="auto" w:fill="9BBB59"/>
          </w:tcPr>
          <w:p w14:paraId="0C85580A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b/>
                <w:color w:val="FFFFFF"/>
                <w:sz w:val="21"/>
              </w:rPr>
            </w:pPr>
            <w:r>
              <w:rPr>
                <w:b/>
                <w:color w:val="FFFFFF"/>
                <w:sz w:val="21"/>
                <w:lang w:val="zh-Hans"/>
              </w:rPr>
              <w:t>例子</w:t>
            </w:r>
          </w:p>
        </w:tc>
      </w:tr>
      <w:tr w:rsidR="00274F8B" w14:paraId="0FB3B990" w14:textId="77777777">
        <w:tc>
          <w:tcPr>
            <w:tcW w:w="1701" w:type="dxa"/>
            <w:tcBorders>
              <w:tl2br w:val="nil"/>
              <w:tr2bl w:val="nil"/>
            </w:tcBorders>
            <w:shd w:val="clear" w:color="auto" w:fill="FFFFFF"/>
          </w:tcPr>
          <w:p w14:paraId="7B1C2FD4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请求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FFFFFF"/>
          </w:tcPr>
          <w:p w14:paraId="0363DFDD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要求</w:t>
            </w:r>
            <w:r>
              <w:rPr>
                <w:color w:val="000000"/>
                <w:sz w:val="21"/>
                <w:lang w:val="zh-Hans"/>
              </w:rPr>
              <w:t>----</w:t>
            </w:r>
          </w:p>
        </w:tc>
        <w:tc>
          <w:tcPr>
            <w:tcW w:w="2835" w:type="dxa"/>
            <w:tcBorders>
              <w:tl2br w:val="nil"/>
              <w:tr2bl w:val="nil"/>
            </w:tcBorders>
            <w:shd w:val="clear" w:color="auto" w:fill="FFFFFF"/>
          </w:tcPr>
          <w:p w14:paraId="298FE0E7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ReqUserLogin</w:t>
            </w:r>
          </w:p>
        </w:tc>
      </w:tr>
      <w:tr w:rsidR="00274F8B" w14:paraId="6809381D" w14:textId="77777777">
        <w:tc>
          <w:tcPr>
            <w:tcW w:w="1701" w:type="dxa"/>
            <w:tcBorders>
              <w:tl2br w:val="nil"/>
              <w:tr2bl w:val="nil"/>
            </w:tcBorders>
            <w:shd w:val="clear" w:color="auto" w:fill="FFFFFF"/>
          </w:tcPr>
          <w:p w14:paraId="7CE29343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del w:id="282" w:author="陈学锋" w:date="2018-07-09T20:23:00Z">
              <w:r w:rsidDel="00534EB2">
                <w:rPr>
                  <w:color w:val="000000"/>
                  <w:sz w:val="21"/>
                  <w:lang w:val="zh-Hans"/>
                </w:rPr>
                <w:delText>Reply</w:delText>
              </w:r>
            </w:del>
            <w:ins w:id="283" w:author="陈学锋" w:date="2018-07-09T20:23:00Z">
              <w:r w:rsidR="00534EB2">
                <w:rPr>
                  <w:color w:val="000000"/>
                  <w:sz w:val="21"/>
                  <w:lang w:val="zh-Hans"/>
                </w:rPr>
                <w:t>响应</w:t>
              </w:r>
            </w:ins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FFFFFF"/>
          </w:tcPr>
          <w:p w14:paraId="1B387C42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OnRsp----</w:t>
            </w:r>
          </w:p>
        </w:tc>
        <w:tc>
          <w:tcPr>
            <w:tcW w:w="2835" w:type="dxa"/>
            <w:tcBorders>
              <w:tl2br w:val="nil"/>
              <w:tr2bl w:val="nil"/>
            </w:tcBorders>
            <w:shd w:val="clear" w:color="auto" w:fill="FFFFFF"/>
          </w:tcPr>
          <w:p w14:paraId="6103C0D3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OnRspuserLogin</w:t>
            </w:r>
          </w:p>
        </w:tc>
      </w:tr>
      <w:tr w:rsidR="00274F8B" w14:paraId="4331EAB8" w14:textId="77777777">
        <w:tc>
          <w:tcPr>
            <w:tcW w:w="1701" w:type="dxa"/>
            <w:tcBorders>
              <w:tl2br w:val="nil"/>
              <w:tr2bl w:val="nil"/>
            </w:tcBorders>
            <w:shd w:val="clear" w:color="auto" w:fill="FFFFFF"/>
          </w:tcPr>
          <w:p w14:paraId="44BAAC18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查询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FFFFFF"/>
          </w:tcPr>
          <w:p w14:paraId="4868DC5A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ReqQry----</w:t>
            </w:r>
          </w:p>
        </w:tc>
        <w:tc>
          <w:tcPr>
            <w:tcW w:w="2835" w:type="dxa"/>
            <w:tcBorders>
              <w:tl2br w:val="nil"/>
              <w:tr2bl w:val="nil"/>
            </w:tcBorders>
            <w:shd w:val="clear" w:color="auto" w:fill="FFFFFF"/>
          </w:tcPr>
          <w:p w14:paraId="79DA350B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要求解释</w:t>
            </w:r>
          </w:p>
        </w:tc>
      </w:tr>
      <w:tr w:rsidR="00274F8B" w14:paraId="161D7ED4" w14:textId="77777777">
        <w:tc>
          <w:tcPr>
            <w:tcW w:w="1701" w:type="dxa"/>
            <w:tcBorders>
              <w:tl2br w:val="nil"/>
              <w:tr2bl w:val="nil"/>
            </w:tcBorders>
            <w:shd w:val="clear" w:color="auto" w:fill="FFFFFF"/>
          </w:tcPr>
          <w:p w14:paraId="6D067B45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del w:id="284" w:author="陈学锋" w:date="2018-07-09T20:23:00Z">
              <w:r w:rsidDel="00534EB2">
                <w:rPr>
                  <w:color w:val="000000"/>
                  <w:sz w:val="21"/>
                  <w:lang w:val="zh-Hans"/>
                </w:rPr>
                <w:delText xml:space="preserve">Reply </w:delText>
              </w:r>
            </w:del>
            <w:ins w:id="285" w:author="陈学锋" w:date="2018-07-09T20:23:00Z">
              <w:r w:rsidR="00534EB2">
                <w:rPr>
                  <w:color w:val="000000"/>
                  <w:sz w:val="21"/>
                  <w:lang w:val="zh-Hans"/>
                </w:rPr>
                <w:t>查询</w:t>
              </w:r>
              <w:r w:rsidR="00534EB2">
                <w:rPr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color w:val="000000"/>
                <w:sz w:val="21"/>
                <w:lang w:val="zh-Hans"/>
              </w:rPr>
              <w:t>的响应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FFFFFF"/>
          </w:tcPr>
          <w:p w14:paraId="2CB3EB85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OnRsqry----</w:t>
            </w:r>
          </w:p>
        </w:tc>
        <w:tc>
          <w:tcPr>
            <w:tcW w:w="2835" w:type="dxa"/>
            <w:tcBorders>
              <w:tl2br w:val="nil"/>
              <w:tr2bl w:val="nil"/>
            </w:tcBorders>
            <w:shd w:val="clear" w:color="auto" w:fill="FFFFFF"/>
          </w:tcPr>
          <w:p w14:paraId="0D5F2510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 xml:space="preserve">OnRsqry </w:t>
            </w:r>
            <w:r>
              <w:rPr>
                <w:color w:val="000000"/>
                <w:sz w:val="21"/>
                <w:lang w:val="zh-Hans"/>
              </w:rPr>
              <w:t>仪器</w:t>
            </w:r>
          </w:p>
        </w:tc>
      </w:tr>
      <w:tr w:rsidR="00274F8B" w14:paraId="793543A7" w14:textId="77777777">
        <w:tc>
          <w:tcPr>
            <w:tcW w:w="1701" w:type="dxa"/>
            <w:tcBorders>
              <w:tl2br w:val="nil"/>
              <w:tr2bl w:val="nil"/>
            </w:tcBorders>
            <w:shd w:val="clear" w:color="auto" w:fill="FFFFFF"/>
          </w:tcPr>
          <w:p w14:paraId="04973E58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返回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FFFFFF"/>
          </w:tcPr>
          <w:p w14:paraId="393F79B4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Onrtn----</w:t>
            </w:r>
          </w:p>
        </w:tc>
        <w:tc>
          <w:tcPr>
            <w:tcW w:w="2835" w:type="dxa"/>
            <w:tcBorders>
              <w:tl2br w:val="nil"/>
              <w:tr2bl w:val="nil"/>
            </w:tcBorders>
            <w:shd w:val="clear" w:color="auto" w:fill="FFFFFF"/>
          </w:tcPr>
          <w:p w14:paraId="532CD005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Onrtnorder</w:t>
            </w:r>
          </w:p>
        </w:tc>
      </w:tr>
      <w:tr w:rsidR="00274F8B" w14:paraId="2BC83FCA" w14:textId="77777777">
        <w:tc>
          <w:tcPr>
            <w:tcW w:w="1701" w:type="dxa"/>
            <w:tcBorders>
              <w:tl2br w:val="nil"/>
              <w:tr2bl w:val="nil"/>
            </w:tcBorders>
            <w:shd w:val="clear" w:color="auto" w:fill="FFFFFF"/>
          </w:tcPr>
          <w:p w14:paraId="0B7156D5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错误返回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FFFFFF"/>
          </w:tcPr>
          <w:p w14:paraId="161CD1EB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Onerrtn----</w:t>
            </w:r>
          </w:p>
        </w:tc>
        <w:tc>
          <w:tcPr>
            <w:tcW w:w="2835" w:type="dxa"/>
            <w:tcBorders>
              <w:tl2br w:val="nil"/>
              <w:tr2bl w:val="nil"/>
            </w:tcBorders>
            <w:shd w:val="clear" w:color="auto" w:fill="FFFFFF"/>
          </w:tcPr>
          <w:p w14:paraId="6AADE21C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Onerrtnorderinsert</w:t>
            </w:r>
          </w:p>
        </w:tc>
      </w:tr>
    </w:tbl>
    <w:p w14:paraId="3C43E646" w14:textId="77777777" w:rsidR="00274F8B" w:rsidRDefault="00274F8B">
      <w:pPr>
        <w:rPr>
          <w:rFonts w:cs="Calibri"/>
          <w:u w:val="single"/>
        </w:rPr>
      </w:pPr>
    </w:p>
    <w:p w14:paraId="13E5E69F" w14:textId="77777777" w:rsidR="00274F8B" w:rsidRDefault="00F9769E">
      <w:pPr>
        <w:pStyle w:val="3"/>
        <w:numPr>
          <w:ilvl w:val="2"/>
          <w:numId w:val="2"/>
        </w:numPr>
      </w:pPr>
      <w:bookmarkStart w:id="286" w:name="_Toc402796981"/>
      <w:bookmarkStart w:id="287" w:name="_Toc31135"/>
      <w:r>
        <w:rPr>
          <w:lang w:val="zh-Hans"/>
        </w:rPr>
        <w:t>接口类</w:t>
      </w:r>
      <w:bookmarkEnd w:id="286"/>
      <w:bookmarkEnd w:id="287"/>
    </w:p>
    <w:p w14:paraId="75CD1768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Spi</w:t>
      </w:r>
      <w:r>
        <w:rPr>
          <w:lang w:val="zh-Hans"/>
        </w:rPr>
        <w:t xml:space="preserve"> </w:t>
      </w:r>
      <w:r>
        <w:rPr>
          <w:b/>
          <w:lang w:val="zh-Hans"/>
        </w:rPr>
        <w:t xml:space="preserve"> ------Spi</w:t>
      </w:r>
      <w:r>
        <w:rPr>
          <w:b/>
          <w:lang w:val="zh-Hans"/>
        </w:rPr>
        <w:t>（例如</w:t>
      </w:r>
      <w:r>
        <w:rPr>
          <w:b/>
          <w:lang w:val="zh-Hans"/>
        </w:rPr>
        <w:t>CThostFtdcTraderSpi</w:t>
      </w:r>
      <w:r>
        <w:rPr>
          <w:b/>
          <w:lang w:val="zh-Hans"/>
        </w:rPr>
        <w:t>）</w:t>
      </w:r>
      <w:r>
        <w:rPr>
          <w:b/>
          <w:lang w:val="zh-Hans"/>
        </w:rPr>
        <w:t>)</w:t>
      </w:r>
      <w:r>
        <w:rPr>
          <w:lang w:val="zh-Hans"/>
        </w:rPr>
        <w:t>包括所有响应和返回函数。开发人员应派生接口并实现相应的虚拟函数。</w:t>
      </w:r>
    </w:p>
    <w:p w14:paraId="5807F315" w14:textId="77777777" w:rsidR="00274F8B" w:rsidRDefault="00F9769E">
      <w:r>
        <w:rPr>
          <w:b/>
          <w:lang w:val="zh-Hans"/>
        </w:rPr>
        <w:t>------Api</w:t>
      </w:r>
      <w:r>
        <w:rPr>
          <w:b/>
          <w:lang w:val="zh-Hans"/>
        </w:rPr>
        <w:t>（例如</w:t>
      </w:r>
      <w:r>
        <w:rPr>
          <w:b/>
          <w:lang w:val="zh-Hans"/>
        </w:rPr>
        <w:t>CThostFtdcTraderApi</w:t>
      </w:r>
      <w:r>
        <w:rPr>
          <w:b/>
          <w:lang w:val="zh-Hans"/>
        </w:rPr>
        <w:t>）</w:t>
      </w:r>
      <w:r>
        <w:rPr>
          <w:b/>
          <w:lang w:val="zh-Hans"/>
        </w:rPr>
        <w:t xml:space="preserve">) </w:t>
      </w:r>
      <w:r>
        <w:rPr>
          <w:lang w:val="zh-Hans"/>
        </w:rPr>
        <w:t>包含用于主动发送请求和订阅的</w:t>
      </w:r>
      <w:ins w:id="288" w:author="陈学锋" w:date="2018-07-09T20:25:00Z">
        <w:r w:rsidR="00C461B1">
          <w:rPr>
            <w:lang w:val="zh-Hans"/>
          </w:rPr>
          <w:t>接口</w:t>
        </w:r>
      </w:ins>
      <w:del w:id="289" w:author="陈学锋" w:date="2018-07-09T20:24:00Z">
        <w:r w:rsidDel="00C461B1">
          <w:rPr>
            <w:lang w:val="zh-Hans"/>
          </w:rPr>
          <w:delText xml:space="preserve"> initiatively</w:delText>
        </w:r>
      </w:del>
      <w:r>
        <w:rPr>
          <w:lang w:val="zh-Hans"/>
        </w:rPr>
        <w:t>。开发人员可以直接调用它。</w:t>
      </w:r>
    </w:p>
    <w:p w14:paraId="440541AC" w14:textId="77777777" w:rsidR="00274F8B" w:rsidRDefault="00F9769E">
      <w:pPr>
        <w:pStyle w:val="3"/>
        <w:numPr>
          <w:ilvl w:val="2"/>
          <w:numId w:val="2"/>
        </w:numPr>
      </w:pPr>
      <w:bookmarkStart w:id="290" w:name="_Toc402796982"/>
      <w:bookmarkStart w:id="291" w:name="_Toc13398"/>
      <w:r>
        <w:rPr>
          <w:lang w:val="zh-Hans"/>
        </w:rPr>
        <w:lastRenderedPageBreak/>
        <w:t>一般参数</w:t>
      </w:r>
      <w:bookmarkEnd w:id="290"/>
      <w:bookmarkEnd w:id="291"/>
    </w:p>
    <w:p w14:paraId="18B5438C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n</w:t>
      </w:r>
      <w:r>
        <w:rPr>
          <w:b/>
          <w:lang w:val="zh-Hans"/>
        </w:rPr>
        <w:t>请求</w:t>
      </w:r>
      <w:r>
        <w:rPr>
          <w:b/>
          <w:lang w:val="zh-Hans"/>
        </w:rPr>
        <w:t xml:space="preserve"> ID</w:t>
      </w:r>
      <w:r>
        <w:rPr>
          <w:b/>
          <w:lang w:val="zh-Hans"/>
        </w:rPr>
        <w:t>：</w:t>
      </w:r>
      <w:r>
        <w:rPr>
          <w:lang w:val="zh-Hans"/>
        </w:rPr>
        <w:t>客户端在发送请求时应指定请求</w:t>
      </w:r>
      <w:r>
        <w:rPr>
          <w:lang w:val="zh-Hans"/>
        </w:rPr>
        <w:t xml:space="preserve"> ID</w:t>
      </w:r>
      <w:r>
        <w:rPr>
          <w:lang w:val="zh-Hans"/>
        </w:rPr>
        <w:t>。交易</w:t>
      </w:r>
      <w:r>
        <w:rPr>
          <w:lang w:val="zh-Hans"/>
        </w:rPr>
        <w:t xml:space="preserve">trade API </w:t>
      </w:r>
      <w:r>
        <w:rPr>
          <w:lang w:val="zh-Hans"/>
        </w:rPr>
        <w:t>将在响应或返回中返回相同的请求</w:t>
      </w:r>
      <w:r>
        <w:rPr>
          <w:lang w:val="zh-Hans"/>
        </w:rPr>
        <w:t xml:space="preserve"> ID</w:t>
      </w:r>
      <w:r>
        <w:rPr>
          <w:lang w:val="zh-Hans"/>
        </w:rPr>
        <w:t>。当客户端频繁操作时，可以连续多次调用一</w:t>
      </w:r>
      <w:del w:id="292" w:author="陈学锋" w:date="2018-07-09T20:26:00Z">
        <w:r w:rsidDel="00C461B1">
          <w:rPr>
            <w:lang w:val="zh-Hans"/>
          </w:rPr>
          <w:delText>for several</w:delText>
        </w:r>
      </w:del>
      <w:ins w:id="293" w:author="陈学锋" w:date="2018-07-09T20:26:00Z">
        <w:r w:rsidR="00C461B1">
          <w:rPr>
            <w:lang w:val="zh-Hans"/>
          </w:rPr>
          <w:t>个</w:t>
        </w:r>
      </w:ins>
      <w:r>
        <w:rPr>
          <w:lang w:val="zh-Hans"/>
        </w:rPr>
        <w:t>响应方法。在这种情况下</w:t>
      </w:r>
      <w:del w:id="294" w:author="陈学锋" w:date="2018-07-09T20:26:00Z">
        <w:r w:rsidDel="00C461B1">
          <w:rPr>
            <w:lang w:val="zh-Hans"/>
          </w:rPr>
          <w:delText xml:space="preserve">this </w:delText>
        </w:r>
      </w:del>
      <w:ins w:id="295" w:author="陈学锋" w:date="2018-07-09T20:26:00Z">
        <w:r w:rsidR="00C461B1">
          <w:rPr>
            <w:lang w:val="zh-Hans"/>
          </w:rPr>
          <w:t>，</w:t>
        </w:r>
      </w:ins>
      <w:r>
        <w:rPr>
          <w:lang w:val="zh-Hans"/>
        </w:rPr>
        <w:t>请求和响应与请求</w:t>
      </w:r>
      <w:del w:id="296" w:author="陈学锋" w:date="2018-07-09T20:29:00Z">
        <w:r w:rsidDel="00C461B1">
          <w:rPr>
            <w:lang w:val="zh-Hans"/>
          </w:rPr>
          <w:delText xml:space="preserve">matched through </w:delText>
        </w:r>
      </w:del>
      <w:ins w:id="297" w:author="陈学锋" w:date="2018-07-09T20:29:00Z">
        <w:r w:rsidR="00C461B1">
          <w:rPr>
            <w:lang w:val="zh-Hans"/>
          </w:rPr>
          <w:t xml:space="preserve">correlated with </w:t>
        </w:r>
      </w:ins>
      <w:r>
        <w:rPr>
          <w:lang w:val="zh-Hans"/>
        </w:rPr>
        <w:t xml:space="preserve">the  ID </w:t>
      </w:r>
      <w:r>
        <w:rPr>
          <w:lang w:val="zh-Hans"/>
        </w:rPr>
        <w:t>相关。</w:t>
      </w:r>
    </w:p>
    <w:p w14:paraId="7CED0016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IsLast</w:t>
      </w:r>
      <w:r>
        <w:rPr>
          <w:lang w:val="zh-Hans"/>
        </w:rPr>
        <w:t>指示当前</w:t>
      </w:r>
      <w:ins w:id="298" w:author="陈学锋" w:date="2018-07-09T20:30:00Z">
        <w:r w:rsidR="00C461B1">
          <w:rPr>
            <w:lang w:val="zh-Hans"/>
          </w:rPr>
          <w:t xml:space="preserve">the </w:t>
        </w:r>
      </w:ins>
      <w:r>
        <w:rPr>
          <w:lang w:val="zh-Hans"/>
        </w:rPr>
        <w:t>数据包是否是与</w:t>
      </w:r>
      <w:r>
        <w:rPr>
          <w:lang w:val="zh-Hans"/>
        </w:rPr>
        <w:t xml:space="preserve"> nRequestID</w:t>
      </w:r>
      <w:r>
        <w:rPr>
          <w:lang w:val="zh-Hans"/>
        </w:rPr>
        <w:t>有关的最后一个数据包，如果将大数据包划分为多个数据包。在这种情况下，将多次调用响应</w:t>
      </w:r>
      <w:del w:id="299" w:author="陈学锋" w:date="2018-07-09T20:31:00Z">
        <w:r w:rsidDel="00C461B1">
          <w:rPr>
            <w:lang w:val="zh-Hans"/>
          </w:rPr>
          <w:delText xml:space="preserve">for several </w:delText>
        </w:r>
      </w:del>
      <w:ins w:id="300" w:author="陈学锋" w:date="2018-07-09T20:31:00Z">
        <w:r w:rsidR="00C461B1">
          <w:rPr>
            <w:lang w:val="zh-Hans"/>
          </w:rPr>
          <w:t>方法</w:t>
        </w:r>
      </w:ins>
      <w:r>
        <w:rPr>
          <w:lang w:val="zh-Hans"/>
        </w:rPr>
        <w:t>。例如，如果有一个数据包，则为</w:t>
      </w:r>
      <w:r>
        <w:rPr>
          <w:lang w:val="zh-Hans"/>
        </w:rPr>
        <w:t>true</w:t>
      </w:r>
      <w:r>
        <w:rPr>
          <w:lang w:val="zh-Hans"/>
        </w:rPr>
        <w:t>的响应为最后。如果有</w:t>
      </w:r>
      <w:ins w:id="301" w:author="陈学锋" w:date="2018-07-18T22:10:00Z">
        <w:r w:rsidR="000A26A5">
          <w:rPr>
            <w:lang w:val="zh-Hans"/>
          </w:rPr>
          <w:t>两</w:t>
        </w:r>
      </w:ins>
      <w:ins w:id="302" w:author="陈学锋" w:date="2018-07-09T20:31:00Z">
        <w:r w:rsidR="00C461B1">
          <w:rPr>
            <w:lang w:val="zh-Hans"/>
          </w:rPr>
          <w:t>个</w:t>
        </w:r>
      </w:ins>
      <w:r>
        <w:rPr>
          <w:lang w:val="zh-Hans"/>
        </w:rPr>
        <w:t>数据包</w:t>
      </w:r>
      <w:ins w:id="303" w:author="陈学锋" w:date="2018-07-09T20:31:00Z">
        <w:r w:rsidR="00C461B1">
          <w:rPr>
            <w:lang w:val="zh-Hans"/>
          </w:rPr>
          <w:t xml:space="preserve"> packets</w:t>
        </w:r>
      </w:ins>
      <w:r>
        <w:rPr>
          <w:lang w:val="zh-Hans"/>
        </w:rPr>
        <w:t>，则第一个响应的</w:t>
      </w:r>
      <w:r>
        <w:rPr>
          <w:lang w:val="zh-Hans"/>
        </w:rPr>
        <w:t xml:space="preserve"> IsLast </w:t>
      </w:r>
      <w:r>
        <w:rPr>
          <w:lang w:val="zh-Hans"/>
        </w:rPr>
        <w:t>为</w:t>
      </w:r>
      <w:r>
        <w:rPr>
          <w:lang w:val="zh-Hans"/>
        </w:rPr>
        <w:t xml:space="preserve"> false</w:t>
      </w:r>
      <w:r>
        <w:rPr>
          <w:lang w:val="zh-Hans"/>
        </w:rPr>
        <w:t>，而第</w:t>
      </w:r>
      <w:ins w:id="304" w:author="陈学锋" w:date="2018-07-09T20:31:00Z">
        <w:r w:rsidR="00C461B1">
          <w:rPr>
            <w:lang w:val="zh-Hans"/>
          </w:rPr>
          <w:t>二个响应</w:t>
        </w:r>
      </w:ins>
      <w:r>
        <w:rPr>
          <w:lang w:val="zh-Hans"/>
        </w:rPr>
        <w:t>的</w:t>
      </w:r>
      <w:r>
        <w:rPr>
          <w:lang w:val="zh-Hans"/>
        </w:rPr>
        <w:t xml:space="preserve">IsLast </w:t>
      </w:r>
      <w:r>
        <w:rPr>
          <w:lang w:val="zh-Hans"/>
        </w:rPr>
        <w:t>为</w:t>
      </w:r>
      <w:r>
        <w:rPr>
          <w:lang w:val="zh-Hans"/>
        </w:rPr>
        <w:t xml:space="preserve"> true</w:t>
      </w:r>
      <w:r>
        <w:rPr>
          <w:lang w:val="zh-Hans"/>
        </w:rPr>
        <w:t>。</w:t>
      </w:r>
    </w:p>
    <w:p w14:paraId="2B294EF8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RspInfo </w:t>
      </w:r>
      <w:r>
        <w:rPr>
          <w:lang w:val="zh-Hans"/>
        </w:rPr>
        <w:t>指示执行过程中是否有错误。</w:t>
      </w:r>
      <w:r>
        <w:rPr>
          <w:lang w:val="zh-Hans"/>
        </w:rPr>
        <w:t xml:space="preserve">ErrorId  0 </w:t>
      </w:r>
      <w:r>
        <w:rPr>
          <w:lang w:val="zh-Hans"/>
        </w:rPr>
        <w:t>表示交易内核已成功处理请求。否则，</w:t>
      </w:r>
      <w:ins w:id="305" w:author="陈学锋" w:date="2018-07-09T20:33:00Z">
        <w:r w:rsidR="00867FDA">
          <w:rPr>
            <w:lang w:val="zh-Hans"/>
          </w:rPr>
          <w:t>此参数</w:t>
        </w:r>
      </w:ins>
      <w:del w:id="306" w:author="陈学锋" w:date="2018-07-09T20:33:00Z">
        <w:r w:rsidDel="00867FDA">
          <w:rPr>
            <w:lang w:val="zh-Hans"/>
          </w:rPr>
          <w:delText xml:space="preserve">describes </w:delText>
        </w:r>
      </w:del>
      <w:r>
        <w:rPr>
          <w:lang w:val="zh-Hans"/>
        </w:rPr>
        <w:t>指示</w:t>
      </w:r>
      <w:ins w:id="307" w:author="陈学锋" w:date="2018-07-09T20:33:00Z">
        <w:r w:rsidR="00867FDA">
          <w:rPr>
            <w:lang w:val="zh-Hans"/>
          </w:rPr>
          <w:t>交易内核</w:t>
        </w:r>
      </w:ins>
      <w:del w:id="308" w:author="陈学锋" w:date="2018-07-09T20:33:00Z">
        <w:r w:rsidDel="00867FDA">
          <w:rPr>
            <w:lang w:val="zh-Hans"/>
          </w:rPr>
          <w:delText>message</w:delText>
        </w:r>
      </w:del>
      <w:r>
        <w:rPr>
          <w:lang w:val="zh-Hans"/>
        </w:rPr>
        <w:t>返回的错误类型。</w:t>
      </w:r>
    </w:p>
    <w:p w14:paraId="6AC7470C" w14:textId="77777777" w:rsidR="00274F8B" w:rsidRDefault="00F9769E">
      <w:r>
        <w:rPr>
          <w:lang w:val="zh-Hans"/>
        </w:rPr>
        <w:t>错误类型的所有可能</w:t>
      </w:r>
      <w:r>
        <w:rPr>
          <w:lang w:val="zh-Hans"/>
        </w:rPr>
        <w:t xml:space="preserve"> </w:t>
      </w:r>
      <w:del w:id="309" w:author="陈学锋" w:date="2018-07-09T20:33:00Z">
        <w:r w:rsidDel="00867FDA">
          <w:rPr>
            <w:lang w:val="zh-Hans"/>
          </w:rPr>
          <w:delText xml:space="preserve">messages </w:delText>
        </w:r>
      </w:del>
      <w:ins w:id="310" w:author="陈学锋" w:date="2018-07-09T20:33:00Z">
        <w:r w:rsidR="00867FDA">
          <w:rPr>
            <w:lang w:val="zh-Hans"/>
          </w:rPr>
          <w:t>值都在</w:t>
        </w:r>
        <w:r w:rsidR="00867FDA">
          <w:rPr>
            <w:lang w:val="zh-Hans"/>
          </w:rPr>
          <w:t xml:space="preserve"> </w:t>
        </w:r>
      </w:ins>
      <w:r>
        <w:rPr>
          <w:lang w:val="zh-Hans"/>
        </w:rPr>
        <w:t>错误</w:t>
      </w:r>
      <w:r>
        <w:rPr>
          <w:lang w:val="zh-Hans"/>
        </w:rPr>
        <w:t xml:space="preserve">.xml </w:t>
      </w:r>
      <w:r>
        <w:rPr>
          <w:b/>
          <w:lang w:val="zh-Hans"/>
        </w:rPr>
        <w:t>中描述。</w:t>
      </w:r>
      <w:r>
        <w:rPr>
          <w:b/>
          <w:lang w:val="zh-Hans"/>
        </w:rPr>
        <w:t xml:space="preserve"> </w:t>
      </w:r>
    </w:p>
    <w:p w14:paraId="79FD9815" w14:textId="77777777" w:rsidR="00274F8B" w:rsidRDefault="00F9769E">
      <w:pPr>
        <w:pStyle w:val="3"/>
        <w:numPr>
          <w:ilvl w:val="2"/>
          <w:numId w:val="2"/>
        </w:numPr>
      </w:pPr>
      <w:bookmarkStart w:id="311" w:name="_Toc402796983"/>
      <w:bookmarkStart w:id="312" w:name="_Toc2077"/>
      <w:r>
        <w:rPr>
          <w:lang w:val="zh-Hans"/>
        </w:rPr>
        <w:t xml:space="preserve">trade API </w:t>
      </w:r>
      <w:r>
        <w:rPr>
          <w:lang w:val="zh-Hans"/>
        </w:rPr>
        <w:t>的一般初始化步骤</w:t>
      </w:r>
      <w:bookmarkEnd w:id="311"/>
      <w:bookmarkEnd w:id="312"/>
    </w:p>
    <w:p w14:paraId="10C0603B" w14:textId="77777777" w:rsidR="00274F8B" w:rsidRDefault="00F9769E">
      <w:pPr>
        <w:rPr>
          <w:rFonts w:cs="Calibri"/>
        </w:rPr>
      </w:pPr>
      <w:r>
        <w:rPr>
          <w:lang w:val="zh-Hans"/>
        </w:rPr>
        <w:t>以下步骤描述了创建</w:t>
      </w:r>
      <w:ins w:id="313" w:author="陈学锋" w:date="2018-07-18T22:11:00Z">
        <w:r w:rsidR="000A26A5">
          <w:rPr>
            <w:lang w:val="zh-Hans"/>
          </w:rPr>
          <w:t xml:space="preserve">the </w:t>
        </w:r>
      </w:ins>
      <w:r>
        <w:rPr>
          <w:lang w:val="zh-Hans"/>
        </w:rPr>
        <w:t>和启动</w:t>
      </w:r>
      <w:ins w:id="314" w:author="陈学锋" w:date="2018-07-18T22:11:00Z">
        <w:r w:rsidR="000A26A5">
          <w:rPr>
            <w:lang w:val="zh-Hans"/>
          </w:rPr>
          <w:t xml:space="preserve">the </w:t>
        </w:r>
      </w:ins>
      <w:r>
        <w:rPr>
          <w:lang w:val="zh-Hans"/>
        </w:rPr>
        <w:t>交易系统的</w:t>
      </w:r>
      <w:r>
        <w:rPr>
          <w:lang w:val="zh-Hans"/>
        </w:rPr>
        <w:t xml:space="preserve"> trade  API </w:t>
      </w:r>
      <w:r>
        <w:rPr>
          <w:lang w:val="zh-Hans"/>
        </w:rPr>
        <w:t>和报价</w:t>
      </w:r>
      <w:r>
        <w:rPr>
          <w:lang w:val="zh-Hans"/>
        </w:rPr>
        <w:t xml:space="preserve"> API  of the trading system </w:t>
      </w:r>
      <w:r>
        <w:rPr>
          <w:lang w:val="zh-Hans"/>
        </w:rPr>
        <w:t>的过程，并启动交易</w:t>
      </w:r>
      <w:r>
        <w:rPr>
          <w:lang w:val="zh-Hans"/>
        </w:rPr>
        <w:t>API</w:t>
      </w:r>
      <w:r>
        <w:rPr>
          <w:lang w:val="zh-Hans"/>
        </w:rPr>
        <w:t>的工作线程。</w:t>
      </w:r>
    </w:p>
    <w:p w14:paraId="3F3881FD" w14:textId="77777777" w:rsidR="00274F8B" w:rsidRDefault="00F9769E">
      <w:pPr>
        <w:rPr>
          <w:rFonts w:cs="Calibri"/>
        </w:rPr>
      </w:pPr>
      <w:del w:id="315" w:author="陈学锋" w:date="2018-07-09T20:37:00Z">
        <w:r w:rsidDel="005A6472">
          <w:rPr>
            <w:lang w:val="zh-Hans"/>
          </w:rPr>
          <w:delText>Currently</w:delText>
        </w:r>
      </w:del>
      <w:ins w:id="316" w:author="陈学锋" w:date="2018-07-09T20:37:00Z">
        <w:r w:rsidR="005A6472">
          <w:rPr>
            <w:lang w:val="zh-Hans"/>
          </w:rPr>
          <w:t>目前</w:t>
        </w:r>
      </w:ins>
      <w:r>
        <w:rPr>
          <w:lang w:val="zh-Hans"/>
        </w:rPr>
        <w:t>，文档中未涵盖风险</w:t>
      </w:r>
      <w:r>
        <w:rPr>
          <w:lang w:val="zh-Hans"/>
        </w:rPr>
        <w:t xml:space="preserve"> API </w:t>
      </w:r>
      <w:del w:id="317" w:author="陈学锋" w:date="2018-07-18T22:12:00Z">
        <w:r w:rsidDel="000A26A5">
          <w:rPr>
            <w:lang w:val="zh-Hans"/>
          </w:rPr>
          <w:delText xml:space="preserve">contained </w:delText>
        </w:r>
      </w:del>
      <w:ins w:id="318" w:author="陈学锋" w:date="2018-07-18T22:12:00Z">
        <w:r w:rsidR="000A26A5">
          <w:rPr>
            <w:lang w:val="zh-Hans"/>
          </w:rPr>
          <w:t>和</w:t>
        </w:r>
        <w:r w:rsidR="000A26A5">
          <w:rPr>
            <w:lang w:val="zh-Hans"/>
          </w:rPr>
          <w:t xml:space="preserve"> </w:t>
        </w:r>
      </w:ins>
      <w:r>
        <w:rPr>
          <w:lang w:val="zh-Hans"/>
        </w:rPr>
        <w:t>结算</w:t>
      </w:r>
      <w:r>
        <w:rPr>
          <w:lang w:val="zh-Hans"/>
        </w:rPr>
        <w:t xml:space="preserve"> API</w:t>
      </w:r>
      <w:r>
        <w:rPr>
          <w:lang w:val="zh-Hans"/>
        </w:rPr>
        <w:t>。</w:t>
      </w:r>
    </w:p>
    <w:p w14:paraId="75DF967B" w14:textId="77777777" w:rsidR="00274F8B" w:rsidRDefault="00F9769E">
      <w:pPr>
        <w:pStyle w:val="19"/>
        <w:numPr>
          <w:ilvl w:val="0"/>
          <w:numId w:val="3"/>
        </w:numPr>
        <w:rPr>
          <w:rFonts w:cs="Calibri"/>
        </w:rPr>
      </w:pPr>
      <w:r>
        <w:rPr>
          <w:lang w:val="zh-Hans"/>
        </w:rPr>
        <w:t>创建</w:t>
      </w:r>
      <w:r>
        <w:rPr>
          <w:lang w:val="zh-Hans"/>
        </w:rPr>
        <w:t>"SPI"</w:t>
      </w:r>
      <w:r>
        <w:rPr>
          <w:lang w:val="zh-Hans"/>
        </w:rPr>
        <w:t>和</w:t>
      </w:r>
      <w:r>
        <w:rPr>
          <w:lang w:val="zh-Hans"/>
        </w:rPr>
        <w:t>"API"</w:t>
      </w:r>
      <w:r>
        <w:rPr>
          <w:lang w:val="zh-Hans"/>
        </w:rPr>
        <w:t>实例</w:t>
      </w:r>
    </w:p>
    <w:p w14:paraId="1D9CE924" w14:textId="77777777" w:rsidR="00274F8B" w:rsidRDefault="00F9769E">
      <w:pPr>
        <w:pStyle w:val="19"/>
        <w:ind w:left="360"/>
        <w:rPr>
          <w:rFonts w:cs="Calibri"/>
        </w:rPr>
      </w:pPr>
      <w:r>
        <w:rPr>
          <w:lang w:val="zh-Hans"/>
        </w:rPr>
        <w:t>"SPI"</w:t>
      </w:r>
      <w:r>
        <w:rPr>
          <w:lang w:val="zh-Hans"/>
        </w:rPr>
        <w:t>是一个用户定义的类</w:t>
      </w:r>
      <w:del w:id="319" w:author="陈学锋" w:date="2018-07-09T20:37:00Z">
        <w:r w:rsidDel="005A6472">
          <w:rPr>
            <w:lang w:val="zh-Hans"/>
          </w:rPr>
          <w:delText xml:space="preserve">deriving </w:delText>
        </w:r>
      </w:del>
      <w:ins w:id="320" w:author="陈学锋" w:date="2018-07-09T20:37:00Z">
        <w:r w:rsidR="005A6472">
          <w:rPr>
            <w:lang w:val="zh-Hans"/>
          </w:rPr>
          <w:t>，它</w:t>
        </w:r>
      </w:ins>
      <w:r>
        <w:rPr>
          <w:lang w:val="zh-Hans"/>
        </w:rPr>
        <w:t>派生</w:t>
      </w:r>
      <w:r>
        <w:rPr>
          <w:lang w:val="zh-Hans"/>
        </w:rPr>
        <w:t>SPI</w:t>
      </w:r>
      <w:r>
        <w:rPr>
          <w:lang w:val="zh-Hans"/>
        </w:rPr>
        <w:t>接口（</w:t>
      </w:r>
      <w:r>
        <w:rPr>
          <w:lang w:val="zh-Hans"/>
        </w:rPr>
        <w:t>CThostFtdcTraderSpi</w:t>
      </w:r>
      <w:r>
        <w:rPr>
          <w:lang w:val="zh-Hans"/>
        </w:rPr>
        <w:t>或</w:t>
      </w:r>
      <w:r>
        <w:rPr>
          <w:lang w:val="zh-Hans"/>
        </w:rPr>
        <w:t>CThostFtdcMdSpi</w:t>
      </w:r>
      <w:r>
        <w:rPr>
          <w:lang w:val="zh-Hans"/>
        </w:rPr>
        <w:t>）。</w:t>
      </w:r>
      <w:r>
        <w:rPr>
          <w:lang w:val="zh-Hans"/>
        </w:rPr>
        <w:t xml:space="preserve">  </w:t>
      </w:r>
      <w:r>
        <w:rPr>
          <w:lang w:val="zh-Hans"/>
        </w:rPr>
        <w:t>此处的</w:t>
      </w:r>
      <w:r>
        <w:rPr>
          <w:lang w:val="zh-Hans"/>
        </w:rPr>
        <w:t xml:space="preserve"> "API" here</w:t>
      </w:r>
      <w:r>
        <w:rPr>
          <w:lang w:val="zh-Hans"/>
        </w:rPr>
        <w:t>是界面中的</w:t>
      </w:r>
      <w:r>
        <w:rPr>
          <w:lang w:val="zh-Hans"/>
        </w:rPr>
        <w:t xml:space="preserve"> CThostFtdcmdApi or </w:t>
      </w:r>
      <w:r>
        <w:rPr>
          <w:lang w:val="zh-Hans"/>
        </w:rPr>
        <w:t>或</w:t>
      </w:r>
      <w:r>
        <w:rPr>
          <w:lang w:val="zh-Hans"/>
        </w:rPr>
        <w:t>CThostftdcTraderApi</w:t>
      </w:r>
      <w:r>
        <w:rPr>
          <w:lang w:val="zh-Hans"/>
        </w:rPr>
        <w:t>。</w:t>
      </w:r>
      <w:r>
        <w:rPr>
          <w:lang w:val="zh-Hans"/>
        </w:rPr>
        <w:t xml:space="preserve">  </w:t>
      </w:r>
    </w:p>
    <w:p w14:paraId="27A8D8AE" w14:textId="77777777" w:rsidR="00274F8B" w:rsidRDefault="00F9769E">
      <w:pPr>
        <w:pStyle w:val="19"/>
        <w:numPr>
          <w:ilvl w:val="0"/>
          <w:numId w:val="3"/>
        </w:numPr>
        <w:rPr>
          <w:rFonts w:cs="Calibri"/>
        </w:rPr>
      </w:pPr>
      <w:r>
        <w:rPr>
          <w:lang w:val="zh-Hans"/>
        </w:rPr>
        <w:t>将</w:t>
      </w:r>
      <w:r>
        <w:rPr>
          <w:lang w:val="zh-Hans"/>
        </w:rPr>
        <w:t xml:space="preserve"> SPI</w:t>
      </w:r>
      <w:r>
        <w:rPr>
          <w:lang w:val="zh-Hans"/>
        </w:rPr>
        <w:t>实例注册到</w:t>
      </w:r>
      <w:r>
        <w:rPr>
          <w:lang w:val="zh-Hans"/>
        </w:rPr>
        <w:t xml:space="preserve"> API </w:t>
      </w:r>
      <w:r>
        <w:rPr>
          <w:lang w:val="zh-Hans"/>
        </w:rPr>
        <w:t>实例。</w:t>
      </w:r>
    </w:p>
    <w:p w14:paraId="138D5372" w14:textId="77777777" w:rsidR="00274F8B" w:rsidRDefault="00F9769E">
      <w:pPr>
        <w:pStyle w:val="19"/>
        <w:numPr>
          <w:ilvl w:val="0"/>
          <w:numId w:val="3"/>
        </w:numPr>
        <w:rPr>
          <w:rFonts w:cs="Calibri"/>
        </w:rPr>
      </w:pPr>
      <w:r>
        <w:rPr>
          <w:lang w:val="zh-Hans"/>
        </w:rPr>
        <w:t>注册</w:t>
      </w:r>
      <w:ins w:id="321" w:author="陈学锋" w:date="2018-07-09T20:41:00Z">
        <w:r w:rsidR="005A6472">
          <w:rPr>
            <w:lang w:val="zh-Hans"/>
          </w:rPr>
          <w:t>相应的</w:t>
        </w:r>
      </w:ins>
      <w:r>
        <w:rPr>
          <w:lang w:val="zh-Hans"/>
        </w:rPr>
        <w:t>API</w:t>
      </w:r>
      <w:r>
        <w:rPr>
          <w:lang w:val="zh-Hans"/>
        </w:rPr>
        <w:t>的不同前端网络</w:t>
      </w:r>
      <w:ins w:id="322" w:author="陈学锋" w:date="2018-07-18T22:13:00Z">
        <w:r w:rsidR="000A26A5">
          <w:rPr>
            <w:lang w:val="zh-Hans"/>
          </w:rPr>
          <w:t>corresponding</w:t>
        </w:r>
      </w:ins>
      <w:r>
        <w:rPr>
          <w:lang w:val="zh-Hans"/>
        </w:rPr>
        <w:t xml:space="preserve"> API</w:t>
      </w:r>
      <w:ins w:id="323" w:author="陈学锋" w:date="2018-07-09T20:41:00Z">
        <w:r w:rsidR="005A6472">
          <w:rPr>
            <w:lang w:val="zh-Hans"/>
          </w:rPr>
          <w:t>地址</w:t>
        </w:r>
      </w:ins>
      <w:r>
        <w:rPr>
          <w:lang w:val="zh-Hans"/>
        </w:rPr>
        <w:t>。请注册交易</w:t>
      </w:r>
      <w:r>
        <w:rPr>
          <w:lang w:val="zh-Hans"/>
        </w:rPr>
        <w:t xml:space="preserve"> API </w:t>
      </w:r>
      <w:r>
        <w:rPr>
          <w:lang w:val="zh-Hans"/>
        </w:rPr>
        <w:t>的交易前端地址，而报价</w:t>
      </w:r>
      <w:r>
        <w:rPr>
          <w:lang w:val="zh-Hans"/>
        </w:rPr>
        <w:t xml:space="preserve"> API </w:t>
      </w:r>
      <w:r>
        <w:rPr>
          <w:lang w:val="zh-Hans"/>
        </w:rPr>
        <w:t>的前端地址。</w:t>
      </w:r>
    </w:p>
    <w:p w14:paraId="2FC6F3CA" w14:textId="77777777" w:rsidR="00274F8B" w:rsidRDefault="00F9769E">
      <w:pPr>
        <w:pStyle w:val="19"/>
        <w:numPr>
          <w:ilvl w:val="0"/>
          <w:numId w:val="3"/>
        </w:numPr>
        <w:rPr>
          <w:rFonts w:cs="Calibri"/>
        </w:rPr>
      </w:pPr>
      <w:r>
        <w:rPr>
          <w:lang w:val="zh-Hans"/>
        </w:rPr>
        <w:t>订阅公共流（</w:t>
      </w:r>
      <w:r>
        <w:rPr>
          <w:lang w:val="zh-Hans"/>
        </w:rPr>
        <w:t xml:space="preserve"> </w:t>
      </w:r>
      <w:ins w:id="324" w:author="陈学锋" w:date="2018-07-09T20:43:00Z">
        <w:r w:rsidR="005A6472">
          <w:rPr>
            <w:lang w:val="zh-Hans"/>
          </w:rPr>
          <w:t>仅适用于</w:t>
        </w:r>
        <w:r w:rsidR="005A6472">
          <w:rPr>
            <w:lang w:val="zh-Hans"/>
          </w:rPr>
          <w:t xml:space="preserve"> </w:t>
        </w:r>
      </w:ins>
      <w:r>
        <w:rPr>
          <w:lang w:val="zh-Hans"/>
        </w:rPr>
        <w:t>交易</w:t>
      </w:r>
      <w:r>
        <w:rPr>
          <w:lang w:val="zh-Hans"/>
        </w:rPr>
        <w:t xml:space="preserve"> API</w:t>
      </w:r>
      <w:r>
        <w:rPr>
          <w:lang w:val="zh-Hans"/>
        </w:rPr>
        <w:t>，</w:t>
      </w:r>
      <w:ins w:id="325" w:author="陈学锋" w:date="2018-07-09T20:42:00Z">
        <w:r w:rsidR="005A6472">
          <w:rPr>
            <w:lang w:val="zh-Hans"/>
          </w:rPr>
          <w:t>不需要报价</w:t>
        </w:r>
      </w:ins>
      <w:r>
        <w:rPr>
          <w:lang w:val="zh-Hans"/>
        </w:rPr>
        <w:t>API</w:t>
      </w:r>
      <w:r>
        <w:rPr>
          <w:lang w:val="zh-Hans"/>
        </w:rPr>
        <w:t>）以接收公共数据，如市场</w:t>
      </w:r>
      <w:del w:id="326" w:author="陈学锋" w:date="2018-07-09T20:44:00Z">
        <w:r w:rsidDel="005A6472">
          <w:rPr>
            <w:lang w:val="zh-Hans"/>
          </w:rPr>
          <w:delText>es</w:delText>
        </w:r>
      </w:del>
      <w:r>
        <w:rPr>
          <w:lang w:val="zh-Hans"/>
        </w:rPr>
        <w:t xml:space="preserve"> </w:t>
      </w:r>
      <w:r>
        <w:rPr>
          <w:lang w:val="zh-Hans"/>
        </w:rPr>
        <w:t>交易状态。默认情况下，由交换发布的数据从</w:t>
      </w:r>
      <w:r>
        <w:rPr>
          <w:lang w:val="zh-Hans"/>
        </w:rPr>
        <w:t xml:space="preserve"> </w:t>
      </w:r>
      <w:del w:id="327" w:author="陈学锋" w:date="2018-07-09T20:48:00Z">
        <w:r w:rsidDel="003D67B0">
          <w:rPr>
            <w:lang w:val="zh-Hans"/>
          </w:rPr>
          <w:delText xml:space="preserve">received </w:delText>
        </w:r>
      </w:del>
      <w:ins w:id="328" w:author="陈学锋" w:date="2018-07-09T20:48:00Z">
        <w:r w:rsidR="003D67B0">
          <w:rPr>
            <w:lang w:val="zh-Hans"/>
          </w:rPr>
          <w:t>上次</w:t>
        </w:r>
        <w:r w:rsidR="003D67B0">
          <w:rPr>
            <w:lang w:val="zh-Hans"/>
          </w:rPr>
          <w:t xml:space="preserve"> </w:t>
        </w:r>
      </w:ins>
      <w:r>
        <w:rPr>
          <w:lang w:val="zh-Hans"/>
        </w:rPr>
        <w:t>断开连接（恢复模式）恢复。开发人员还可以指定从开始（</w:t>
      </w:r>
      <w:r>
        <w:rPr>
          <w:lang w:val="zh-Hans"/>
        </w:rPr>
        <w:t xml:space="preserve"> </w:t>
      </w:r>
      <w:ins w:id="329" w:author="陈学锋" w:date="2018-07-09T20:45:00Z">
        <w:r w:rsidR="003D67B0">
          <w:rPr>
            <w:lang w:val="zh-Hans"/>
          </w:rPr>
          <w:t>重新启动</w:t>
        </w:r>
        <w:r w:rsidR="003D67B0">
          <w:rPr>
            <w:lang w:val="zh-Hans"/>
          </w:rPr>
          <w:t xml:space="preserve"> </w:t>
        </w:r>
      </w:ins>
      <w:r>
        <w:rPr>
          <w:lang w:val="zh-Hans"/>
        </w:rPr>
        <w:t>模式）或从登录时间（快速模式）接收。</w:t>
      </w:r>
      <w:r>
        <w:rPr>
          <w:lang w:val="zh-Hans"/>
        </w:rPr>
        <w:t xml:space="preserve"> </w:t>
      </w:r>
    </w:p>
    <w:p w14:paraId="7E8348C6" w14:textId="77777777" w:rsidR="00274F8B" w:rsidRDefault="00F9769E">
      <w:pPr>
        <w:pStyle w:val="19"/>
        <w:numPr>
          <w:ilvl w:val="0"/>
          <w:numId w:val="3"/>
        </w:numPr>
        <w:rPr>
          <w:rFonts w:cs="Calibri"/>
        </w:rPr>
      </w:pPr>
      <w:r>
        <w:rPr>
          <w:lang w:val="zh-Hans"/>
        </w:rPr>
        <w:t>订阅专用流（仅适用于</w:t>
      </w:r>
      <w:ins w:id="330" w:author="陈学锋" w:date="2018-07-09T20:48:00Z">
        <w:r w:rsidR="003D67B0">
          <w:rPr>
            <w:lang w:val="zh-Hans"/>
          </w:rPr>
          <w:t>交易</w:t>
        </w:r>
      </w:ins>
      <w:r>
        <w:rPr>
          <w:lang w:val="zh-Hans"/>
        </w:rPr>
        <w:t xml:space="preserve"> </w:t>
      </w:r>
      <w:ins w:id="331" w:author="陈学锋" w:date="2018-07-09T20:48:00Z">
        <w:r w:rsidR="003D67B0">
          <w:rPr>
            <w:lang w:val="zh-Hans"/>
          </w:rPr>
          <w:t xml:space="preserve"> </w:t>
        </w:r>
      </w:ins>
      <w:r>
        <w:rPr>
          <w:lang w:val="zh-Hans"/>
        </w:rPr>
        <w:t xml:space="preserve"> API</w:t>
      </w:r>
      <w:r>
        <w:rPr>
          <w:lang w:val="zh-Hans"/>
        </w:rPr>
        <w:t>，</w:t>
      </w:r>
      <w:ins w:id="332" w:author="陈学锋" w:date="2018-07-09T20:47:00Z">
        <w:r w:rsidR="003D67B0">
          <w:rPr>
            <w:lang w:val="zh-Hans"/>
          </w:rPr>
          <w:t>不需要报价</w:t>
        </w:r>
      </w:ins>
      <w:r>
        <w:rPr>
          <w:lang w:val="zh-Hans"/>
        </w:rPr>
        <w:t xml:space="preserve"> </w:t>
      </w:r>
      <w:ins w:id="333" w:author="陈学锋" w:date="2018-07-09T20:47:00Z">
        <w:r w:rsidR="003D67B0">
          <w:rPr>
            <w:lang w:val="zh-Hans"/>
          </w:rPr>
          <w:t>API</w:t>
        </w:r>
        <w:r w:rsidR="003D67B0">
          <w:rPr>
            <w:lang w:val="zh-Hans"/>
          </w:rPr>
          <w:t>）</w:t>
        </w:r>
      </w:ins>
      <w:r>
        <w:rPr>
          <w:lang w:val="zh-Hans"/>
        </w:rPr>
        <w:t>以接收私有数据，如订单回报</w:t>
      </w:r>
      <w:r>
        <w:rPr>
          <w:lang w:val="zh-Hans"/>
        </w:rPr>
        <w:t>s</w:t>
      </w:r>
      <w:r>
        <w:rPr>
          <w:lang w:val="zh-Hans"/>
        </w:rPr>
        <w:t>。默认情况下，由交换发布的数据从</w:t>
      </w:r>
      <w:del w:id="334" w:author="陈学锋" w:date="2018-07-09T20:48:00Z">
        <w:r w:rsidDel="003D67B0">
          <w:rPr>
            <w:lang w:val="zh-Hans"/>
          </w:rPr>
          <w:delText xml:space="preserve">received </w:delText>
        </w:r>
      </w:del>
      <w:ins w:id="335" w:author="陈学锋" w:date="2018-07-09T20:48:00Z">
        <w:r w:rsidR="003D67B0">
          <w:rPr>
            <w:lang w:val="zh-Hans"/>
          </w:rPr>
          <w:t>上次</w:t>
        </w:r>
      </w:ins>
      <w:r>
        <w:rPr>
          <w:lang w:val="zh-Hans"/>
        </w:rPr>
        <w:t>断开连接（恢复模式）恢复。开发人员还可以指定从开始（</w:t>
      </w:r>
      <w:ins w:id="336" w:author="陈学锋" w:date="2018-07-09T20:48:00Z">
        <w:r w:rsidR="003D67B0">
          <w:rPr>
            <w:lang w:val="zh-Hans"/>
          </w:rPr>
          <w:t>重新启动</w:t>
        </w:r>
      </w:ins>
      <w:r>
        <w:rPr>
          <w:lang w:val="zh-Hans"/>
        </w:rPr>
        <w:t>模式）或从登录时间（快速模式）接收。</w:t>
      </w:r>
    </w:p>
    <w:p w14:paraId="0D8BBD35" w14:textId="77777777" w:rsidR="00274F8B" w:rsidRDefault="00F9769E">
      <w:pPr>
        <w:pStyle w:val="19"/>
        <w:numPr>
          <w:ilvl w:val="0"/>
          <w:numId w:val="3"/>
        </w:numPr>
        <w:rPr>
          <w:rFonts w:cs="Calibri"/>
        </w:rPr>
      </w:pPr>
      <w:r>
        <w:rPr>
          <w:lang w:val="zh-Hans"/>
        </w:rPr>
        <w:t>初始化（初始化）。</w:t>
      </w:r>
    </w:p>
    <w:p w14:paraId="44E655AC" w14:textId="77777777" w:rsidR="00274F8B" w:rsidRDefault="00F9769E">
      <w:pPr>
        <w:pStyle w:val="19"/>
        <w:numPr>
          <w:ilvl w:val="0"/>
          <w:numId w:val="3"/>
        </w:numPr>
        <w:rPr>
          <w:rFonts w:cs="Calibri"/>
        </w:rPr>
      </w:pPr>
      <w:r>
        <w:rPr>
          <w:lang w:val="zh-Hans"/>
        </w:rPr>
        <w:t>等待</w:t>
      </w:r>
      <w:r>
        <w:rPr>
          <w:lang w:val="zh-Hans"/>
        </w:rPr>
        <w:t xml:space="preserve"> </w:t>
      </w:r>
      <w:ins w:id="337" w:author="陈学锋" w:date="2018-07-18T22:14:00Z">
        <w:r w:rsidR="000A26A5">
          <w:rPr>
            <w:lang w:val="zh-Hans"/>
          </w:rPr>
          <w:t>接口</w:t>
        </w:r>
        <w:r w:rsidR="000A26A5">
          <w:rPr>
            <w:lang w:val="zh-Hans"/>
          </w:rPr>
          <w:t xml:space="preserve"> </w:t>
        </w:r>
      </w:ins>
      <w:r>
        <w:rPr>
          <w:lang w:val="zh-Hans"/>
        </w:rPr>
        <w:t>线程终止（加入）。</w:t>
      </w:r>
      <w:r>
        <w:rPr>
          <w:lang w:val="zh-Hans"/>
        </w:rPr>
        <w:t xml:space="preserve"> </w:t>
      </w:r>
    </w:p>
    <w:p w14:paraId="537182E5" w14:textId="77777777" w:rsidR="00274F8B" w:rsidRDefault="00F9769E">
      <w:pPr>
        <w:rPr>
          <w:rFonts w:cs="Calibri"/>
        </w:rPr>
      </w:pPr>
      <w:r>
        <w:rPr>
          <w:lang w:val="zh-Hans"/>
        </w:rPr>
        <w:t>有关</w:t>
      </w:r>
      <w:del w:id="338" w:author="陈学锋" w:date="2018-07-09T20:48:00Z">
        <w:r w:rsidDel="003D67B0">
          <w:rPr>
            <w:lang w:val="zh-Hans"/>
          </w:rPr>
          <w:delText xml:space="preserve">example </w:delText>
        </w:r>
      </w:del>
      <w:ins w:id="339" w:author="陈学锋" w:date="2018-07-09T20:48:00Z">
        <w:r w:rsidR="003D67B0">
          <w:rPr>
            <w:lang w:val="zh-Hans"/>
          </w:rPr>
          <w:t>充足的</w:t>
        </w:r>
      </w:ins>
      <w:ins w:id="340" w:author="陈学锋" w:date="2018-07-09T20:49:00Z">
        <w:r w:rsidR="003D67B0">
          <w:rPr>
            <w:lang w:val="zh-Hans"/>
          </w:rPr>
          <w:t>ample</w:t>
        </w:r>
      </w:ins>
      <w:r>
        <w:rPr>
          <w:lang w:val="zh-Hans"/>
        </w:rPr>
        <w:t>代码和更多详细信息，请参阅</w:t>
      </w:r>
      <w:ins w:id="341" w:author="陈学锋" w:date="2018-07-09T20:49:00Z">
        <w:r w:rsidR="003D67B0">
          <w:rPr>
            <w:lang w:val="zh-Hans"/>
          </w:rPr>
          <w:t>"</w:t>
        </w:r>
      </w:ins>
      <w:r>
        <w:rPr>
          <w:lang w:val="zh-Hans"/>
        </w:rPr>
        <w:t>开发演示</w:t>
      </w:r>
      <w:r>
        <w:rPr>
          <w:lang w:val="zh-Hans"/>
        </w:rPr>
        <w:t>"</w:t>
      </w:r>
      <w:r>
        <w:rPr>
          <w:lang w:val="zh-Hans"/>
        </w:rPr>
        <w:t>章</w:t>
      </w:r>
      <w:r>
        <w:rPr>
          <w:lang w:val="zh-Hans"/>
        </w:rPr>
        <w:t>ter</w:t>
      </w:r>
      <w:r>
        <w:rPr>
          <w:lang w:val="zh-Hans"/>
        </w:rPr>
        <w:t>。</w:t>
      </w:r>
    </w:p>
    <w:p w14:paraId="44B77C1C" w14:textId="77777777" w:rsidR="00274F8B" w:rsidRPr="00842CD4" w:rsidRDefault="00274F8B">
      <w:pPr>
        <w:rPr>
          <w:rFonts w:cs="Calibri"/>
        </w:rPr>
      </w:pPr>
    </w:p>
    <w:p w14:paraId="4E210DBF" w14:textId="77777777" w:rsidR="00274F8B" w:rsidRDefault="00F9769E">
      <w:pPr>
        <w:pStyle w:val="af6"/>
        <w:pBdr>
          <w:bottom w:val="single" w:sz="12" w:space="1" w:color="auto"/>
        </w:pBdr>
        <w:rPr>
          <w:rStyle w:val="14"/>
          <w:sz w:val="30"/>
          <w:szCs w:val="30"/>
        </w:rPr>
      </w:pPr>
      <w:r>
        <w:rPr>
          <w:rStyle w:val="14"/>
          <w:sz w:val="30"/>
          <w:szCs w:val="30"/>
          <w:lang w:val="zh-Hans"/>
        </w:rPr>
        <w:br w:type="page"/>
      </w:r>
      <w:r>
        <w:rPr>
          <w:rStyle w:val="14"/>
          <w:sz w:val="30"/>
          <w:szCs w:val="30"/>
          <w:lang w:val="zh-Hans"/>
        </w:rPr>
        <w:lastRenderedPageBreak/>
        <w:t>开发演示</w:t>
      </w:r>
    </w:p>
    <w:p w14:paraId="65192E7A" w14:textId="77777777" w:rsidR="00274F8B" w:rsidRDefault="00F9769E">
      <w:pPr>
        <w:rPr>
          <w:rFonts w:cs="Calibri"/>
        </w:rPr>
      </w:pPr>
      <w:r>
        <w:rPr>
          <w:lang w:val="zh-Hans"/>
        </w:rPr>
        <w:t>下一部分将介绍使用交易</w:t>
      </w:r>
      <w:r>
        <w:rPr>
          <w:lang w:val="zh-Hans"/>
        </w:rPr>
        <w:t>API</w:t>
      </w:r>
      <w:ins w:id="342" w:author="陈学锋" w:date="2018-07-09T20:53:00Z">
        <w:r w:rsidR="003D67B0">
          <w:rPr>
            <w:lang w:val="zh-Hans"/>
          </w:rPr>
          <w:t>和</w:t>
        </w:r>
      </w:ins>
      <w:r>
        <w:rPr>
          <w:lang w:val="zh-Hans"/>
        </w:rPr>
        <w:t>交易系统</w:t>
      </w:r>
      <w:ins w:id="343" w:author="陈学锋" w:date="2018-07-09T20:53:00Z">
        <w:r w:rsidR="003D67B0">
          <w:rPr>
            <w:lang w:val="zh-Hans"/>
          </w:rPr>
          <w:t xml:space="preserve">the </w:t>
        </w:r>
      </w:ins>
      <w:r>
        <w:rPr>
          <w:lang w:val="zh-Hans"/>
        </w:rPr>
        <w:t>报价</w:t>
      </w:r>
      <w:r>
        <w:rPr>
          <w:lang w:val="zh-Hans"/>
        </w:rPr>
        <w:t>API</w:t>
      </w:r>
      <w:r>
        <w:rPr>
          <w:lang w:val="zh-Hans"/>
        </w:rPr>
        <w:t>的步骤和要点。附加的代码片段只是供参考</w:t>
      </w:r>
      <w:ins w:id="344" w:author="陈学锋" w:date="2018-07-09T20:53:00Z">
        <w:r w:rsidR="003D67B0">
          <w:rPr>
            <w:lang w:val="zh-Hans"/>
          </w:rPr>
          <w:t xml:space="preserve"> your</w:t>
        </w:r>
      </w:ins>
      <w:r>
        <w:rPr>
          <w:lang w:val="zh-Hans"/>
        </w:rPr>
        <w:t>。</w:t>
      </w:r>
    </w:p>
    <w:p w14:paraId="1218F336" w14:textId="77777777" w:rsidR="00274F8B" w:rsidRDefault="00F9769E">
      <w:pPr>
        <w:rPr>
          <w:rFonts w:cs="Calibri"/>
        </w:rPr>
      </w:pPr>
      <w:r>
        <w:rPr>
          <w:lang w:val="zh-Hans"/>
        </w:rPr>
        <w:t>本文档不解释编程详细信息，也不包含</w:t>
      </w:r>
      <w:r>
        <w:rPr>
          <w:lang w:val="zh-Hans"/>
        </w:rPr>
        <w:t xml:space="preserve"> </w:t>
      </w:r>
      <w:del w:id="345" w:author="陈学锋" w:date="2018-07-09T21:44:00Z">
        <w:r w:rsidDel="00A83AAB">
          <w:rPr>
            <w:lang w:val="zh-Hans"/>
          </w:rPr>
          <w:delText xml:space="preserve">visual </w:delText>
        </w:r>
      </w:del>
      <w:ins w:id="346" w:author="陈学锋" w:date="2018-07-09T21:44:00Z">
        <w:r w:rsidR="00A83AAB">
          <w:rPr>
            <w:lang w:val="zh-Hans"/>
          </w:rPr>
          <w:t>图形用户界面</w:t>
        </w:r>
        <w:r w:rsidR="00A83AAB">
          <w:rPr>
            <w:lang w:val="zh-Hans"/>
          </w:rPr>
          <w:t xml:space="preserve"> </w:t>
        </w:r>
      </w:ins>
      <w:r>
        <w:rPr>
          <w:lang w:val="zh-Hans"/>
        </w:rPr>
        <w:t>开发指南。</w:t>
      </w:r>
    </w:p>
    <w:p w14:paraId="62371FE1" w14:textId="77777777" w:rsidR="00274F8B" w:rsidRDefault="00F9769E">
      <w:pPr>
        <w:pStyle w:val="1"/>
        <w:numPr>
          <w:ilvl w:val="0"/>
          <w:numId w:val="2"/>
        </w:numPr>
        <w:rPr>
          <w:rFonts w:ascii="Calibri" w:hAnsi="Calibri" w:cs="Calibri"/>
        </w:rPr>
      </w:pPr>
      <w:bookmarkStart w:id="347" w:name="_Toc402796984"/>
      <w:bookmarkStart w:id="348" w:name="_Toc1145"/>
      <w:r>
        <w:rPr>
          <w:lang w:val="zh-Hans"/>
        </w:rPr>
        <w:t>收购报价演示</w:t>
      </w:r>
      <w:bookmarkEnd w:id="347"/>
      <w:bookmarkEnd w:id="348"/>
    </w:p>
    <w:p w14:paraId="77CEDC97" w14:textId="77777777" w:rsidR="00274F8B" w:rsidRDefault="00F9769E">
      <w:pPr>
        <w:rPr>
          <w:rFonts w:cs="Calibri"/>
        </w:rPr>
      </w:pPr>
      <w:r>
        <w:rPr>
          <w:lang w:val="zh-Hans"/>
        </w:rPr>
        <w:t>报价</w:t>
      </w:r>
      <w:r>
        <w:rPr>
          <w:lang w:val="zh-Hans"/>
        </w:rPr>
        <w:t xml:space="preserve"> API </w:t>
      </w:r>
      <w:r>
        <w:rPr>
          <w:lang w:val="zh-Hans"/>
        </w:rPr>
        <w:t>易于使用。通过使用它，开发人员可以快速了解</w:t>
      </w:r>
      <w:r>
        <w:rPr>
          <w:lang w:val="zh-Hans"/>
        </w:rPr>
        <w:t xml:space="preserve"> CTP API </w:t>
      </w:r>
      <w:r>
        <w:rPr>
          <w:lang w:val="zh-Hans"/>
        </w:rPr>
        <w:t>的基本用法。</w:t>
      </w:r>
    </w:p>
    <w:p w14:paraId="55F19599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349" w:name="_Toc402796985"/>
      <w:bookmarkStart w:id="350" w:name="_Toc24062"/>
      <w:r>
        <w:rPr>
          <w:lang w:val="zh-Hans"/>
        </w:rPr>
        <w:t>制备</w:t>
      </w:r>
      <w:bookmarkEnd w:id="349"/>
      <w:bookmarkEnd w:id="350"/>
    </w:p>
    <w:p w14:paraId="3004FB74" w14:textId="77777777" w:rsidR="00274F8B" w:rsidRDefault="00F9769E">
      <w:pPr>
        <w:rPr>
          <w:rFonts w:cs="Calibri"/>
        </w:rPr>
      </w:pPr>
      <w:del w:id="351" w:author="陈学锋" w:date="2018-07-09T21:45:00Z">
        <w:r w:rsidDel="00A83AAB">
          <w:rPr>
            <w:lang w:val="zh-Hans"/>
          </w:rPr>
          <w:delText>Currently</w:delText>
        </w:r>
      </w:del>
      <w:ins w:id="352" w:author="陈学锋" w:date="2018-07-09T21:45:00Z">
        <w:r w:rsidR="00A83AAB">
          <w:rPr>
            <w:lang w:val="zh-Hans"/>
          </w:rPr>
          <w:t>到目前为止</w:t>
        </w:r>
      </w:ins>
      <w:r>
        <w:rPr>
          <w:lang w:val="zh-Hans"/>
        </w:rPr>
        <w:t>s t</w:t>
      </w:r>
      <w:ins w:id="353" w:author="陈学锋" w:date="2018-07-09T21:46:00Z">
        <w:r w:rsidR="00A83AAB">
          <w:rPr>
            <w:lang w:val="zh-Hans"/>
          </w:rPr>
          <w:t xml:space="preserve">the </w:t>
        </w:r>
      </w:ins>
      <w:r>
        <w:rPr>
          <w:lang w:val="zh-Hans"/>
        </w:rPr>
        <w:t>，</w:t>
      </w:r>
      <w:r>
        <w:rPr>
          <w:lang w:val="zh-Hans"/>
        </w:rPr>
        <w:t xml:space="preserve">, </w:t>
      </w:r>
      <w:ins w:id="354" w:author="陈学锋" w:date="2018-07-09T21:45:00Z">
        <w:r w:rsidR="00A83AAB">
          <w:rPr>
            <w:lang w:val="zh-Hans"/>
          </w:rPr>
          <w:t>我们已经发布了</w:t>
        </w:r>
      </w:ins>
      <w:r>
        <w:rPr>
          <w:lang w:val="zh-Hans"/>
        </w:rPr>
        <w:t>CTP</w:t>
      </w:r>
      <w:r>
        <w:rPr>
          <w:lang w:val="zh-Hans"/>
        </w:rPr>
        <w:t>的</w:t>
      </w:r>
      <w:r>
        <w:rPr>
          <w:lang w:val="zh-Hans"/>
        </w:rPr>
        <w:t xml:space="preserve">tradeAPI API </w:t>
      </w:r>
      <w:del w:id="355" w:author="陈学锋" w:date="2018-07-09T21:46:00Z">
        <w:r w:rsidDel="00A83AAB">
          <w:rPr>
            <w:lang w:val="zh-Hans"/>
          </w:rPr>
          <w:delText>has released</w:delText>
        </w:r>
      </w:del>
      <w:ins w:id="356" w:author="陈学锋" w:date="2018-07-09T21:46:00Z">
        <w:r w:rsidR="00A83AAB">
          <w:rPr>
            <w:lang w:val="zh-Hans"/>
          </w:rPr>
          <w:t>的</w:t>
        </w:r>
        <w:r w:rsidR="00A83AAB">
          <w:rPr>
            <w:lang w:val="zh-Hans"/>
          </w:rPr>
          <w:t>Windows</w:t>
        </w:r>
        <w:r w:rsidR="00A83AAB">
          <w:rPr>
            <w:lang w:val="zh-Hans"/>
          </w:rPr>
          <w:t>，</w:t>
        </w:r>
        <w:r w:rsidR="00A83AAB">
          <w:rPr>
            <w:lang w:val="zh-Hans"/>
          </w:rPr>
          <w:t>Linux</w:t>
        </w:r>
        <w:r w:rsidR="00A83AAB">
          <w:rPr>
            <w:lang w:val="zh-Hans"/>
          </w:rPr>
          <w:t>，</w:t>
        </w:r>
      </w:ins>
      <w:del w:id="357" w:author="陈学锋" w:date="2018-07-09T21:46:00Z">
        <w:r w:rsidDel="00A83AAB">
          <w:rPr>
            <w:lang w:val="zh-Hans"/>
          </w:rPr>
          <w:delText>windows</w:delText>
        </w:r>
      </w:del>
      <w:ins w:id="358" w:author="陈学锋" w:date="2018-07-09T21:46:00Z">
        <w:r w:rsidR="00A83AAB">
          <w:rPr>
            <w:lang w:val="zh-Hans"/>
          </w:rPr>
          <w:t xml:space="preserve"> Windows</w:t>
        </w:r>
      </w:ins>
      <w:r>
        <w:rPr>
          <w:lang w:val="zh-Hans"/>
        </w:rPr>
        <w:t xml:space="preserve">, </w:t>
      </w:r>
      <w:del w:id="359" w:author="陈学锋" w:date="2018-07-09T21:46:00Z">
        <w:r w:rsidDel="00A83AAB">
          <w:rPr>
            <w:lang w:val="zh-Hans"/>
          </w:rPr>
          <w:delText>linux</w:delText>
        </w:r>
      </w:del>
      <w:ins w:id="360" w:author="陈学锋" w:date="2018-07-09T21:46:00Z">
        <w:r w:rsidR="00A83AAB">
          <w:rPr>
            <w:lang w:val="zh-Hans"/>
          </w:rPr>
          <w:t>Linux</w:t>
        </w:r>
      </w:ins>
      <w:r>
        <w:rPr>
          <w:lang w:val="zh-Hans"/>
        </w:rPr>
        <w:t>安卓和</w:t>
      </w:r>
      <w:r>
        <w:rPr>
          <w:lang w:val="zh-Hans"/>
        </w:rPr>
        <w:t>iOS</w:t>
      </w:r>
      <w:r>
        <w:rPr>
          <w:lang w:val="zh-Hans"/>
        </w:rPr>
        <w:t>。</w:t>
      </w:r>
      <w:del w:id="361" w:author="陈学锋" w:date="2018-07-09T21:46:00Z">
        <w:r w:rsidDel="00A83AAB">
          <w:rPr>
            <w:lang w:val="zh-Hans"/>
          </w:rPr>
          <w:delText xml:space="preserve"> versions</w:delText>
        </w:r>
      </w:del>
      <w:r>
        <w:rPr>
          <w:lang w:val="zh-Hans"/>
        </w:rPr>
        <w:t>本指南以</w:t>
      </w:r>
      <w:ins w:id="362" w:author="陈学锋" w:date="2018-07-09T21:46:00Z">
        <w:r w:rsidR="00A83AAB">
          <w:rPr>
            <w:lang w:val="zh-Hans"/>
          </w:rPr>
          <w:t xml:space="preserve">the </w:t>
        </w:r>
      </w:ins>
      <w:r>
        <w:rPr>
          <w:lang w:val="zh-Hans"/>
        </w:rPr>
        <w:t xml:space="preserve"> </w:t>
      </w:r>
      <w:del w:id="363" w:author="陈学锋" w:date="2018-07-09T21:46:00Z">
        <w:r w:rsidDel="00A83AAB">
          <w:rPr>
            <w:lang w:val="zh-Hans"/>
          </w:rPr>
          <w:delText xml:space="preserve">windows </w:delText>
        </w:r>
      </w:del>
      <w:r>
        <w:rPr>
          <w:lang w:val="zh-Hans"/>
        </w:rPr>
        <w:t>C/C++</w:t>
      </w:r>
      <w:r>
        <w:rPr>
          <w:lang w:val="zh-Hans"/>
        </w:rPr>
        <w:t>的</w:t>
      </w:r>
      <w:r>
        <w:rPr>
          <w:lang w:val="zh-Hans"/>
        </w:rPr>
        <w:t xml:space="preserve"> Windows </w:t>
      </w:r>
      <w:ins w:id="364" w:author="陈学锋" w:date="2018-07-09T21:46:00Z">
        <w:r w:rsidR="00A83AAB">
          <w:rPr>
            <w:lang w:val="zh-Hans"/>
          </w:rPr>
          <w:t xml:space="preserve">as an </w:t>
        </w:r>
      </w:ins>
      <w:del w:id="365" w:author="陈学锋" w:date="2018-07-09T21:46:00Z">
        <w:r w:rsidDel="00A83AAB">
          <w:rPr>
            <w:lang w:val="zh-Hans"/>
          </w:rPr>
          <w:delText xml:space="preserve">for </w:delText>
        </w:r>
      </w:del>
      <w:r>
        <w:rPr>
          <w:lang w:val="zh-Hans"/>
        </w:rPr>
        <w:t>版本为例。</w:t>
      </w:r>
      <w:r>
        <w:rPr>
          <w:lang w:val="zh-Hans"/>
        </w:rPr>
        <w:t xml:space="preserve"> </w:t>
      </w:r>
      <w:ins w:id="366" w:author="陈学锋" w:date="2018-07-09T21:46:00Z">
        <w:r w:rsidR="00A83AAB">
          <w:rPr>
            <w:lang w:val="zh-Hans"/>
          </w:rPr>
          <w:t xml:space="preserve"> </w:t>
        </w:r>
      </w:ins>
    </w:p>
    <w:p w14:paraId="4A2F680F" w14:textId="77777777" w:rsidR="00274F8B" w:rsidRDefault="00F9769E">
      <w:pPr>
        <w:rPr>
          <w:rFonts w:cs="Calibri"/>
        </w:rPr>
      </w:pPr>
      <w:del w:id="367" w:author="陈学锋" w:date="2018-07-09T21:47:00Z">
        <w:r w:rsidDel="00A83AAB">
          <w:rPr>
            <w:lang w:val="zh-Hans"/>
          </w:rPr>
          <w:delText xml:space="preserve">Following lists </w:delText>
        </w:r>
      </w:del>
      <w:ins w:id="368" w:author="陈学锋" w:date="2018-07-09T21:47:00Z">
        <w:r w:rsidR="00A83AAB">
          <w:rPr>
            <w:lang w:val="zh-Hans"/>
          </w:rPr>
          <w:t>以下是三</w:t>
        </w:r>
      </w:ins>
      <w:r>
        <w:rPr>
          <w:lang w:val="zh-Hans"/>
        </w:rPr>
        <w:t>个推荐的</w:t>
      </w:r>
      <w:r>
        <w:rPr>
          <w:lang w:val="zh-Hans"/>
        </w:rPr>
        <w:t xml:space="preserve"> C/C++  </w:t>
      </w:r>
      <w:del w:id="369" w:author="陈学锋" w:date="2018-07-09T21:47:00Z">
        <w:r w:rsidDel="00A83AAB">
          <w:rPr>
            <w:lang w:val="zh-Hans"/>
          </w:rPr>
          <w:delText xml:space="preserve">development </w:delText>
        </w:r>
      </w:del>
      <w:r>
        <w:rPr>
          <w:lang w:val="zh-Hans"/>
        </w:rPr>
        <w:t>IDE</w:t>
      </w:r>
      <w:ins w:id="370" w:author="陈学锋" w:date="2018-07-09T21:47:00Z">
        <w:r w:rsidR="00A83AAB">
          <w:rPr>
            <w:lang w:val="zh-Hans"/>
          </w:rPr>
          <w:t>s</w:t>
        </w:r>
      </w:ins>
      <w:r>
        <w:rPr>
          <w:lang w:val="zh-Hans"/>
        </w:rPr>
        <w:t>：</w:t>
      </w:r>
    </w:p>
    <w:p w14:paraId="17B7D5E7" w14:textId="77777777" w:rsidR="00274F8B" w:rsidRDefault="00F9769E">
      <w:pPr>
        <w:pStyle w:val="19"/>
        <w:numPr>
          <w:ilvl w:val="0"/>
          <w:numId w:val="4"/>
        </w:numPr>
        <w:tabs>
          <w:tab w:val="left" w:pos="420"/>
        </w:tabs>
        <w:ind w:left="840"/>
        <w:rPr>
          <w:rFonts w:cs="Calibri"/>
          <w:b/>
        </w:rPr>
      </w:pPr>
      <w:r>
        <w:rPr>
          <w:b/>
          <w:lang w:val="zh-Hans"/>
        </w:rPr>
        <w:t>Visualstudio</w:t>
      </w:r>
    </w:p>
    <w:p w14:paraId="0295B937" w14:textId="77777777" w:rsidR="00274F8B" w:rsidRDefault="00F9769E">
      <w:pPr>
        <w:pStyle w:val="19"/>
        <w:numPr>
          <w:ilvl w:val="0"/>
          <w:numId w:val="4"/>
        </w:numPr>
        <w:tabs>
          <w:tab w:val="left" w:pos="420"/>
        </w:tabs>
        <w:ind w:left="840"/>
        <w:rPr>
          <w:rFonts w:cs="Calibri"/>
          <w:b/>
        </w:rPr>
      </w:pPr>
      <w:r>
        <w:rPr>
          <w:b/>
          <w:lang w:val="zh-Hans"/>
        </w:rPr>
        <w:t>代码块</w:t>
      </w:r>
    </w:p>
    <w:p w14:paraId="44EF3298" w14:textId="77777777" w:rsidR="00274F8B" w:rsidRDefault="00F9769E">
      <w:pPr>
        <w:pStyle w:val="19"/>
        <w:numPr>
          <w:ilvl w:val="0"/>
          <w:numId w:val="4"/>
        </w:numPr>
        <w:tabs>
          <w:tab w:val="left" w:pos="420"/>
        </w:tabs>
        <w:ind w:left="840"/>
        <w:rPr>
          <w:rFonts w:cs="Calibri"/>
          <w:b/>
        </w:rPr>
      </w:pPr>
      <w:r>
        <w:rPr>
          <w:b/>
          <w:lang w:val="zh-Hans"/>
        </w:rPr>
        <w:t xml:space="preserve">QT </w:t>
      </w:r>
      <w:r>
        <w:rPr>
          <w:b/>
          <w:lang w:val="zh-Hans"/>
        </w:rPr>
        <w:t>创建者</w:t>
      </w:r>
    </w:p>
    <w:p w14:paraId="2774D33B" w14:textId="77777777" w:rsidR="00274F8B" w:rsidRDefault="00274F8B">
      <w:pPr>
        <w:rPr>
          <w:rStyle w:val="af"/>
          <w:rFonts w:cs="Calibri"/>
        </w:rPr>
      </w:pPr>
    </w:p>
    <w:p w14:paraId="47D83907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导入</w:t>
      </w:r>
      <w:r>
        <w:rPr>
          <w:rStyle w:val="af"/>
          <w:lang w:val="zh-Hans"/>
        </w:rPr>
        <w:t xml:space="preserve"> API </w:t>
      </w:r>
      <w:r>
        <w:rPr>
          <w:rStyle w:val="af"/>
          <w:lang w:val="zh-Hans"/>
        </w:rPr>
        <w:t>文件</w:t>
      </w:r>
    </w:p>
    <w:p w14:paraId="4D109D08" w14:textId="77777777" w:rsidR="00274F8B" w:rsidRDefault="00F9769E">
      <w:pPr>
        <w:rPr>
          <w:rFonts w:cs="Calibri"/>
        </w:rPr>
      </w:pPr>
      <w:r>
        <w:rPr>
          <w:lang w:val="zh-Hans"/>
        </w:rPr>
        <w:t>开发人员应将前面描述的所有</w:t>
      </w:r>
      <w:r>
        <w:rPr>
          <w:lang w:val="zh-Hans"/>
        </w:rPr>
        <w:t xml:space="preserve"> API </w:t>
      </w:r>
      <w:r>
        <w:rPr>
          <w:lang w:val="zh-Hans"/>
        </w:rPr>
        <w:t>文件复制到其项目的目录中，并导入所有</w:t>
      </w:r>
      <w:ins w:id="371" w:author="陈学锋" w:date="2018-07-09T21:48:00Z">
        <w:r w:rsidR="00A83AAB">
          <w:rPr>
            <w:lang w:val="zh-Hans"/>
          </w:rPr>
          <w:t>头</w:t>
        </w:r>
        <w:r w:rsidR="00A83AAB">
          <w:rPr>
            <w:lang w:val="zh-Hans"/>
          </w:rPr>
          <w:t xml:space="preserve"> er</w:t>
        </w:r>
      </w:ins>
      <w:r>
        <w:rPr>
          <w:lang w:val="zh-Hans"/>
        </w:rPr>
        <w:t xml:space="preserve"> </w:t>
      </w:r>
      <w:r>
        <w:rPr>
          <w:lang w:val="zh-Hans"/>
        </w:rPr>
        <w:t>文件和静态或动态链接库。</w:t>
      </w:r>
    </w:p>
    <w:p w14:paraId="11650D6E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实现</w:t>
      </w:r>
      <w:r>
        <w:rPr>
          <w:rStyle w:val="af"/>
          <w:lang w:val="zh-Hans"/>
        </w:rPr>
        <w:t xml:space="preserve"> SPI </w:t>
      </w:r>
      <w:r>
        <w:rPr>
          <w:rStyle w:val="af"/>
          <w:lang w:val="zh-Hans"/>
        </w:rPr>
        <w:t>接口</w:t>
      </w:r>
    </w:p>
    <w:p w14:paraId="6CC10069" w14:textId="77777777" w:rsidR="00274F8B" w:rsidRDefault="00F9769E">
      <w:pPr>
        <w:rPr>
          <w:rFonts w:cs="Calibri"/>
        </w:rPr>
      </w:pPr>
      <w:r>
        <w:rPr>
          <w:lang w:val="zh-Hans"/>
        </w:rPr>
        <w:t>开发人员应派生</w:t>
      </w:r>
      <w:r>
        <w:rPr>
          <w:b/>
          <w:lang w:val="zh-Hans"/>
        </w:rPr>
        <w:t>CThostFtdcMdSpi</w:t>
      </w:r>
      <w:r>
        <w:rPr>
          <w:lang w:val="zh-Hans"/>
        </w:rPr>
        <w:t xml:space="preserve"> </w:t>
      </w:r>
      <w:r>
        <w:rPr>
          <w:lang w:val="zh-Hans"/>
        </w:rPr>
        <w:t>接口并实现必要的虚拟函数。</w:t>
      </w:r>
      <w:r>
        <w:rPr>
          <w:lang w:val="zh-Hans"/>
        </w:rPr>
        <w:t xml:space="preserve"> </w:t>
      </w: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6004"/>
      </w:tblGrid>
      <w:tr w:rsidR="00274F8B" w:rsidRPr="00A83AAB" w14:paraId="72F12BFE" w14:textId="77777777">
        <w:tc>
          <w:tcPr>
            <w:tcW w:w="2518" w:type="dxa"/>
            <w:tcBorders>
              <w:tl2br w:val="nil"/>
              <w:tr2bl w:val="nil"/>
            </w:tcBorders>
            <w:shd w:val="clear" w:color="auto" w:fill="FFFFFF"/>
          </w:tcPr>
          <w:p w14:paraId="4339B8FA" w14:textId="77777777" w:rsidR="00274F8B" w:rsidRDefault="00F9769E">
            <w:pPr>
              <w:pStyle w:val="a0"/>
              <w:spacing w:before="156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正面连接</w:t>
            </w:r>
          </w:p>
        </w:tc>
        <w:tc>
          <w:tcPr>
            <w:tcW w:w="6004" w:type="dxa"/>
            <w:tcBorders>
              <w:tl2br w:val="nil"/>
              <w:tr2bl w:val="nil"/>
            </w:tcBorders>
            <w:shd w:val="clear" w:color="auto" w:fill="FFFFFF"/>
          </w:tcPr>
          <w:p w14:paraId="187A19FA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此函数在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del w:id="372" w:author="陈学锋" w:date="2018-07-09T21:50:00Z">
              <w:r w:rsidDel="00A83AAB">
                <w:rPr>
                  <w:iCs/>
                  <w:color w:val="000000"/>
                  <w:sz w:val="21"/>
                  <w:lang w:val="zh-Hans"/>
                </w:rPr>
                <w:delText xml:space="preserve">establishing </w:delText>
              </w:r>
            </w:del>
            <w:r>
              <w:rPr>
                <w:iCs/>
                <w:color w:val="000000"/>
                <w:sz w:val="21"/>
                <w:lang w:val="zh-Hans"/>
              </w:rPr>
              <w:t>建立到服务器的连接建立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ins w:id="373" w:author="陈学锋" w:date="2018-07-09T21:50:00Z">
              <w:r w:rsidR="00A83AAB">
                <w:rPr>
                  <w:iCs/>
                  <w:color w:val="000000"/>
                  <w:sz w:val="21"/>
                  <w:lang w:val="zh-Hans"/>
                </w:rPr>
                <w:t>后调用</w:t>
              </w:r>
              <w:r w:rsidR="00A83AAB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iCs/>
                <w:color w:val="000000"/>
                <w:sz w:val="21"/>
                <w:lang w:val="zh-Hans"/>
              </w:rPr>
              <w:t>，但在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del w:id="374" w:author="陈学锋" w:date="2018-07-09T21:49:00Z">
              <w:r w:rsidDel="00A83AAB">
                <w:rPr>
                  <w:iCs/>
                  <w:color w:val="000000"/>
                  <w:sz w:val="21"/>
                  <w:lang w:val="zh-Hans"/>
                </w:rPr>
                <w:delText xml:space="preserve">the </w:delText>
              </w:r>
            </w:del>
            <w:r>
              <w:rPr>
                <w:iCs/>
                <w:color w:val="000000"/>
                <w:sz w:val="21"/>
                <w:lang w:val="zh-Hans"/>
              </w:rPr>
              <w:t>登录到交易系统之前调用。</w:t>
            </w:r>
          </w:p>
          <w:p w14:paraId="1F43466B" w14:textId="77777777" w:rsidR="00274F8B" w:rsidRDefault="00F9769E" w:rsidP="00A45212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通常，它是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ins w:id="375" w:author="陈学锋" w:date="2018-07-10T13:29:00Z">
              <w:r w:rsidR="00A45212">
                <w:rPr>
                  <w:iCs/>
                  <w:color w:val="000000"/>
                  <w:sz w:val="21"/>
                  <w:lang w:val="zh-Hans"/>
                </w:rPr>
                <w:t>您将登录代码放在的地方。</w:t>
              </w:r>
            </w:ins>
            <w:del w:id="376" w:author="陈学锋" w:date="2018-07-10T13:29:00Z">
              <w:r w:rsidDel="00A45212">
                <w:rPr>
                  <w:iCs/>
                  <w:color w:val="000000"/>
                  <w:sz w:val="21"/>
                  <w:lang w:val="zh-Hans"/>
                </w:rPr>
                <w:delText>client log in the system.</w:delText>
              </w:r>
            </w:del>
          </w:p>
        </w:tc>
      </w:tr>
      <w:tr w:rsidR="00274F8B" w14:paraId="7C070514" w14:textId="77777777">
        <w:tc>
          <w:tcPr>
            <w:tcW w:w="2518" w:type="dxa"/>
            <w:tcBorders>
              <w:tl2br w:val="nil"/>
              <w:tr2bl w:val="nil"/>
            </w:tcBorders>
            <w:shd w:val="clear" w:color="auto" w:fill="EBF1DD"/>
          </w:tcPr>
          <w:p w14:paraId="2931A729" w14:textId="77777777" w:rsidR="00274F8B" w:rsidRDefault="00F9769E">
            <w:pPr>
              <w:pStyle w:val="a0"/>
              <w:spacing w:before="156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正面断开连接</w:t>
            </w:r>
          </w:p>
        </w:tc>
        <w:tc>
          <w:tcPr>
            <w:tcW w:w="6004" w:type="dxa"/>
            <w:tcBorders>
              <w:tl2br w:val="nil"/>
              <w:tr2bl w:val="nil"/>
            </w:tcBorders>
            <w:shd w:val="clear" w:color="auto" w:fill="EBF1DD"/>
          </w:tcPr>
          <w:p w14:paraId="70E69B58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客户端断开服务器后调用此函数。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</w:p>
          <w:p w14:paraId="59E27BCC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 xml:space="preserve">API </w:t>
            </w:r>
            <w:r>
              <w:rPr>
                <w:iCs/>
                <w:color w:val="000000"/>
                <w:sz w:val="21"/>
                <w:lang w:val="zh-Hans"/>
              </w:rPr>
              <w:t>将尝试自动重新连接。</w:t>
            </w:r>
          </w:p>
          <w:p w14:paraId="60B432A0" w14:textId="77777777" w:rsidR="00274F8B" w:rsidRDefault="00F9769E" w:rsidP="001B45CA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此函数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del w:id="377" w:author="陈学锋" w:date="2018-07-09T21:56:00Z">
              <w:r w:rsidDel="001B45CA">
                <w:rPr>
                  <w:iCs/>
                  <w:color w:val="000000"/>
                  <w:sz w:val="21"/>
                  <w:lang w:val="zh-Hans"/>
                </w:rPr>
                <w:delText>contains</w:delText>
              </w:r>
            </w:del>
            <w:ins w:id="378" w:author="陈学锋" w:date="2018-07-09T21:56:00Z">
              <w:r w:rsidR="001B45CA">
                <w:rPr>
                  <w:iCs/>
                  <w:color w:val="000000"/>
                  <w:sz w:val="21"/>
                  <w:lang w:val="zh-Hans"/>
                </w:rPr>
                <w:t>的参数</w:t>
              </w:r>
            </w:ins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r>
              <w:rPr>
                <w:iCs/>
                <w:color w:val="000000"/>
                <w:sz w:val="21"/>
                <w:lang w:val="zh-Hans"/>
              </w:rPr>
              <w:t>指示连接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del w:id="379" w:author="陈学锋" w:date="2018-07-18T22:17:00Z">
              <w:r w:rsidDel="000A26A5">
                <w:rPr>
                  <w:iCs/>
                  <w:color w:val="000000"/>
                  <w:sz w:val="21"/>
                  <w:lang w:val="zh-Hans"/>
                </w:rPr>
                <w:delText>the</w:delText>
              </w:r>
            </w:del>
            <w:del w:id="380" w:author="陈学锋" w:date="2018-07-09T21:56:00Z">
              <w:r w:rsidDel="001B45CA">
                <w:rPr>
                  <w:iCs/>
                  <w:color w:val="000000"/>
                  <w:sz w:val="21"/>
                  <w:lang w:val="zh-Hans"/>
                </w:rPr>
                <w:delText xml:space="preserve"> disconnection</w:delText>
              </w:r>
            </w:del>
            <w:ins w:id="381" w:author="陈学锋" w:date="2018-07-18T22:17:00Z">
              <w:r w:rsidR="000A26A5">
                <w:rPr>
                  <w:iCs/>
                  <w:color w:val="000000"/>
                  <w:sz w:val="21"/>
                  <w:lang w:val="zh-Hans"/>
                </w:rPr>
                <w:t>失败</w:t>
              </w:r>
            </w:ins>
            <w:ins w:id="382" w:author="陈学锋" w:date="2018-07-09T21:56:00Z">
              <w:r w:rsidR="001B45CA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  <w:r w:rsidR="001B45CA">
                <w:rPr>
                  <w:iCs/>
                  <w:color w:val="000000"/>
                  <w:sz w:val="21"/>
                  <w:lang w:val="zh-Hans"/>
                </w:rPr>
                <w:t>的原因</w:t>
              </w:r>
            </w:ins>
            <w:r>
              <w:rPr>
                <w:iCs/>
                <w:color w:val="000000"/>
                <w:sz w:val="21"/>
                <w:lang w:val="zh-Hans"/>
              </w:rPr>
              <w:t>。</w:t>
            </w:r>
          </w:p>
        </w:tc>
      </w:tr>
      <w:tr w:rsidR="00274F8B" w14:paraId="788E5C4B" w14:textId="77777777">
        <w:tc>
          <w:tcPr>
            <w:tcW w:w="2518" w:type="dxa"/>
            <w:tcBorders>
              <w:tl2br w:val="nil"/>
              <w:tr2bl w:val="nil"/>
            </w:tcBorders>
            <w:shd w:val="clear" w:color="auto" w:fill="FFFFFF"/>
          </w:tcPr>
          <w:p w14:paraId="345AD21E" w14:textId="77777777" w:rsidR="00274F8B" w:rsidRDefault="00F9769E">
            <w:pPr>
              <w:pStyle w:val="a0"/>
              <w:spacing w:before="156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OnRspuserLogin</w:t>
            </w:r>
          </w:p>
        </w:tc>
        <w:tc>
          <w:tcPr>
            <w:tcW w:w="6004" w:type="dxa"/>
            <w:tcBorders>
              <w:tl2br w:val="nil"/>
              <w:tr2bl w:val="nil"/>
            </w:tcBorders>
            <w:shd w:val="clear" w:color="auto" w:fill="FFFFFF"/>
          </w:tcPr>
          <w:p w14:paraId="1B3B9A7F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从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ins w:id="383" w:author="陈学锋" w:date="2018-07-10T19:33:00Z"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the 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>登录请求返回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</w:ins>
            <w:del w:id="384" w:author="陈学锋" w:date="2018-07-10T19:32:00Z">
              <w:r w:rsidDel="00EA1D77">
                <w:rPr>
                  <w:iCs/>
                  <w:color w:val="000000"/>
                  <w:sz w:val="21"/>
                  <w:lang w:val="zh-Hans"/>
                </w:rPr>
                <w:delText xml:space="preserve">log in </w:delText>
              </w:r>
            </w:del>
            <w:r>
              <w:rPr>
                <w:iCs/>
                <w:color w:val="000000"/>
                <w:sz w:val="21"/>
                <w:lang w:val="zh-Hans"/>
              </w:rPr>
              <w:t>响应。</w:t>
            </w:r>
          </w:p>
          <w:p w14:paraId="58A2CC8F" w14:textId="77777777" w:rsidR="00274F8B" w:rsidRDefault="00F9769E" w:rsidP="003F072F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错误消息，如</w:t>
            </w:r>
            <w:del w:id="385" w:author="陈学锋" w:date="2018-07-18T22:18:00Z">
              <w:r w:rsidDel="003F072F">
                <w:rPr>
                  <w:iCs/>
                  <w:color w:val="000000"/>
                  <w:sz w:val="21"/>
                  <w:lang w:val="zh-Hans"/>
                </w:rPr>
                <w:delText>il</w:delText>
              </w:r>
            </w:del>
            <w:del w:id="386" w:author="陈学锋" w:date="2018-07-12T21:16:00Z">
              <w:r w:rsidDel="00D24C45">
                <w:rPr>
                  <w:iCs/>
                  <w:color w:val="000000"/>
                  <w:sz w:val="21"/>
                  <w:lang w:val="zh-Hans"/>
                </w:rPr>
                <w:delText>legal</w:delText>
              </w:r>
            </w:del>
            <w:ins w:id="387" w:author="陈学锋" w:date="2018-07-18T22:18:00Z">
              <w:r w:rsidR="003F072F">
                <w:rPr>
                  <w:iCs/>
                  <w:color w:val="000000"/>
                  <w:sz w:val="21"/>
                  <w:lang w:val="zh-Hans"/>
                </w:rPr>
                <w:t>"il</w:t>
              </w:r>
            </w:ins>
            <w:ins w:id="388" w:author="陈学锋" w:date="2018-07-12T21:16:00Z">
              <w:r w:rsidR="00D24C45">
                <w:rPr>
                  <w:iCs/>
                  <w:color w:val="000000"/>
                  <w:sz w:val="21"/>
                  <w:lang w:val="zh-Hans"/>
                </w:rPr>
                <w:t>合法</w:t>
              </w:r>
            </w:ins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r>
              <w:rPr>
                <w:iCs/>
                <w:color w:val="000000"/>
                <w:sz w:val="21"/>
                <w:lang w:val="zh-Hans"/>
              </w:rPr>
              <w:t>登录</w:t>
            </w:r>
            <w:r>
              <w:rPr>
                <w:iCs/>
                <w:color w:val="000000"/>
                <w:sz w:val="21"/>
                <w:lang w:val="zh-Hans"/>
              </w:rPr>
              <w:t>"</w:t>
            </w:r>
            <w:r>
              <w:rPr>
                <w:iCs/>
                <w:color w:val="000000"/>
                <w:sz w:val="21"/>
                <w:lang w:val="zh-Hans"/>
              </w:rPr>
              <w:t>通常意味着错误的密码。</w:t>
            </w:r>
          </w:p>
        </w:tc>
      </w:tr>
      <w:tr w:rsidR="00274F8B" w14:paraId="666EEC83" w14:textId="77777777">
        <w:tc>
          <w:tcPr>
            <w:tcW w:w="2518" w:type="dxa"/>
            <w:tcBorders>
              <w:tl2br w:val="nil"/>
              <w:tr2bl w:val="nil"/>
            </w:tcBorders>
            <w:shd w:val="clear" w:color="auto" w:fill="EBF1DD"/>
          </w:tcPr>
          <w:p w14:paraId="08779AFE" w14:textId="77777777" w:rsidR="00274F8B" w:rsidRDefault="00F9769E">
            <w:pPr>
              <w:pStyle w:val="a0"/>
              <w:spacing w:before="156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 xml:space="preserve">OnRspSub </w:t>
            </w:r>
            <w:r>
              <w:rPr>
                <w:iCs/>
                <w:color w:val="000000"/>
                <w:sz w:val="21"/>
                <w:lang w:val="zh-Hans"/>
              </w:rPr>
              <w:t>市场数据</w:t>
            </w:r>
          </w:p>
        </w:tc>
        <w:tc>
          <w:tcPr>
            <w:tcW w:w="6004" w:type="dxa"/>
            <w:tcBorders>
              <w:tl2br w:val="nil"/>
              <w:tr2bl w:val="nil"/>
            </w:tcBorders>
            <w:shd w:val="clear" w:color="auto" w:fill="EBF1DD"/>
          </w:tcPr>
          <w:p w14:paraId="6F81AB8E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从订阅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ins w:id="389" w:author="陈学锋" w:date="2018-07-10T19:36:00Z">
              <w:r w:rsidR="00EA1D77">
                <w:rPr>
                  <w:iCs/>
                  <w:color w:val="000000"/>
                  <w:sz w:val="21"/>
                  <w:lang w:val="zh-Hans"/>
                </w:rPr>
                <w:t>市场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iCs/>
                <w:color w:val="000000"/>
                <w:sz w:val="21"/>
                <w:lang w:val="zh-Hans"/>
              </w:rPr>
              <w:t>数据的请求返回响应。</w:t>
            </w:r>
          </w:p>
          <w:p w14:paraId="5C9F6A02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通常，当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ins w:id="390" w:author="陈学锋" w:date="2018-07-10T19:36:00Z">
              <w:r w:rsidR="00EA1D77">
                <w:rPr>
                  <w:iCs/>
                  <w:color w:val="000000"/>
                  <w:sz w:val="21"/>
                  <w:lang w:val="zh-Hans"/>
                </w:rPr>
                <w:t>订阅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iCs/>
                <w:color w:val="000000"/>
                <w:sz w:val="21"/>
                <w:lang w:val="zh-Hans"/>
              </w:rPr>
              <w:t>市场数据的请求发生错误时，会调用它。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</w:p>
          <w:p w14:paraId="6AB2BFA4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误差原因和仪器可以在参数中找到。</w:t>
            </w:r>
          </w:p>
        </w:tc>
      </w:tr>
      <w:tr w:rsidR="00274F8B" w14:paraId="0A2561BB" w14:textId="77777777">
        <w:tc>
          <w:tcPr>
            <w:tcW w:w="2518" w:type="dxa"/>
            <w:tcBorders>
              <w:tl2br w:val="nil"/>
              <w:tr2bl w:val="nil"/>
            </w:tcBorders>
            <w:shd w:val="clear" w:color="auto" w:fill="FFFFFF"/>
          </w:tcPr>
          <w:p w14:paraId="48745A0C" w14:textId="77777777" w:rsidR="00274F8B" w:rsidRDefault="00F9769E">
            <w:pPr>
              <w:pStyle w:val="a0"/>
              <w:spacing w:before="156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lastRenderedPageBreak/>
              <w:t xml:space="preserve">OnRsunSub </w:t>
            </w:r>
            <w:r>
              <w:rPr>
                <w:iCs/>
                <w:color w:val="000000"/>
                <w:sz w:val="21"/>
                <w:lang w:val="zh-Hans"/>
              </w:rPr>
              <w:t>市场数据</w:t>
            </w:r>
          </w:p>
        </w:tc>
        <w:tc>
          <w:tcPr>
            <w:tcW w:w="6004" w:type="dxa"/>
            <w:tcBorders>
              <w:tl2br w:val="nil"/>
              <w:tr2bl w:val="nil"/>
            </w:tcBorders>
            <w:shd w:val="clear" w:color="auto" w:fill="FFFFFF"/>
          </w:tcPr>
          <w:p w14:paraId="32AF4CE3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从取消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ins w:id="391" w:author="陈学锋" w:date="2018-07-10T19:36:00Z">
              <w:r w:rsidR="00EA1D77">
                <w:rPr>
                  <w:iCs/>
                  <w:color w:val="000000"/>
                  <w:sz w:val="21"/>
                  <w:lang w:val="zh-Hans"/>
                </w:rPr>
                <w:t>订阅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iCs/>
                <w:color w:val="000000"/>
                <w:sz w:val="21"/>
                <w:lang w:val="zh-Hans"/>
              </w:rPr>
              <w:t>市场数据的请求返回响应。</w:t>
            </w:r>
          </w:p>
        </w:tc>
      </w:tr>
      <w:tr w:rsidR="00274F8B" w14:paraId="3FCE9959" w14:textId="77777777">
        <w:tc>
          <w:tcPr>
            <w:tcW w:w="2518" w:type="dxa"/>
            <w:tcBorders>
              <w:tl2br w:val="nil"/>
              <w:tr2bl w:val="nil"/>
            </w:tcBorders>
            <w:shd w:val="clear" w:color="auto" w:fill="EBF1DD"/>
          </w:tcPr>
          <w:p w14:paraId="5722FE6D" w14:textId="77777777" w:rsidR="00274F8B" w:rsidRDefault="00F9769E">
            <w:pPr>
              <w:pStyle w:val="a0"/>
              <w:spacing w:before="156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OnRtnDepthMarketData</w:t>
            </w:r>
          </w:p>
        </w:tc>
        <w:tc>
          <w:tcPr>
            <w:tcW w:w="6004" w:type="dxa"/>
            <w:tcBorders>
              <w:tl2br w:val="nil"/>
              <w:tr2bl w:val="nil"/>
            </w:tcBorders>
            <w:shd w:val="clear" w:color="auto" w:fill="EBF1DD"/>
          </w:tcPr>
          <w:p w14:paraId="74877DFA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返回特定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del w:id="392" w:author="陈学锋" w:date="2018-07-10T19:37:00Z">
              <w:r w:rsidDel="00EA1D77">
                <w:rPr>
                  <w:iCs/>
                  <w:color w:val="000000"/>
                  <w:sz w:val="21"/>
                  <w:lang w:val="zh-Hans"/>
                </w:rPr>
                <w:delText xml:space="preserve">with </w:delText>
              </w:r>
            </w:del>
            <w:ins w:id="393" w:author="陈学锋" w:date="2018-07-10T19:37:00Z">
              <w:r w:rsidR="00EA1D77">
                <w:rPr>
                  <w:iCs/>
                  <w:color w:val="000000"/>
                  <w:sz w:val="21"/>
                  <w:lang w:val="zh-Hans"/>
                </w:rPr>
                <w:t>工具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iCs/>
                <w:color w:val="000000"/>
                <w:sz w:val="21"/>
                <w:lang w:val="zh-Hans"/>
              </w:rPr>
              <w:t>的报价。</w:t>
            </w:r>
          </w:p>
          <w:p w14:paraId="0CF8CC9F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如果请求没有发生错误，则调用此函数，而不是</w:t>
            </w:r>
            <w:r>
              <w:rPr>
                <w:iCs/>
                <w:color w:val="000000"/>
                <w:sz w:val="21"/>
                <w:lang w:val="zh-Hans"/>
              </w:rPr>
              <w:t xml:space="preserve"> OnRssubMarketData</w:t>
            </w:r>
          </w:p>
        </w:tc>
      </w:tr>
      <w:tr w:rsidR="00274F8B" w14:paraId="2EE8F1AA" w14:textId="77777777">
        <w:tc>
          <w:tcPr>
            <w:tcW w:w="2518" w:type="dxa"/>
            <w:tcBorders>
              <w:tl2br w:val="nil"/>
              <w:tr2bl w:val="nil"/>
            </w:tcBorders>
            <w:shd w:val="clear" w:color="auto" w:fill="FFFFFF"/>
          </w:tcPr>
          <w:p w14:paraId="73DDBDE6" w14:textId="77777777" w:rsidR="00274F8B" w:rsidRDefault="00F9769E">
            <w:pPr>
              <w:pStyle w:val="a0"/>
              <w:spacing w:before="156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OnRserror</w:t>
            </w:r>
          </w:p>
        </w:tc>
        <w:tc>
          <w:tcPr>
            <w:tcW w:w="6004" w:type="dxa"/>
            <w:tcBorders>
              <w:tl2br w:val="nil"/>
              <w:tr2bl w:val="nil"/>
            </w:tcBorders>
            <w:shd w:val="clear" w:color="auto" w:fill="FFFFFF"/>
          </w:tcPr>
          <w:p w14:paraId="1CCB2734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当</w:t>
            </w:r>
            <w:r>
              <w:rPr>
                <w:iCs/>
                <w:color w:val="000000"/>
                <w:sz w:val="21"/>
                <w:lang w:val="zh-Hans"/>
              </w:rPr>
              <w:t xml:space="preserve"> CTP </w:t>
            </w:r>
            <w:r>
              <w:rPr>
                <w:iCs/>
                <w:color w:val="000000"/>
                <w:sz w:val="21"/>
                <w:lang w:val="zh-Hans"/>
              </w:rPr>
              <w:t>无法识别客户端发送的请求时，将调用此函数。</w:t>
            </w:r>
          </w:p>
          <w:p w14:paraId="38ABB91A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例如，如果开发人员将无效的</w:t>
            </w:r>
            <w:r>
              <w:rPr>
                <w:iCs/>
                <w:color w:val="000000"/>
                <w:sz w:val="21"/>
                <w:lang w:val="zh-Hans"/>
              </w:rPr>
              <w:t xml:space="preserve"> IP </w:t>
            </w:r>
            <w:ins w:id="394" w:author="陈学锋" w:date="2018-07-10T19:38:00Z">
              <w:r w:rsidR="00EA1D77">
                <w:rPr>
                  <w:iCs/>
                  <w:color w:val="000000"/>
                  <w:sz w:val="21"/>
                  <w:lang w:val="zh-Hans"/>
                </w:rPr>
                <w:t>注册到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iCs/>
                <w:color w:val="000000"/>
                <w:sz w:val="21"/>
                <w:lang w:val="zh-Hans"/>
              </w:rPr>
              <w:t>前端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r>
              <w:rPr>
                <w:iCs/>
                <w:color w:val="000000"/>
                <w:sz w:val="21"/>
                <w:lang w:val="zh-Hans"/>
              </w:rPr>
              <w:t>，他们可能会收到</w:t>
            </w:r>
            <w:ins w:id="395" w:author="陈学锋" w:date="2018-07-10T19:38:00Z">
              <w:r w:rsidR="00EA1D77">
                <w:rPr>
                  <w:iCs/>
                  <w:color w:val="000000"/>
                  <w:sz w:val="21"/>
                  <w:lang w:val="zh-Hans"/>
                </w:rPr>
                <w:t>通知</w:t>
              </w:r>
            </w:ins>
            <w:r>
              <w:rPr>
                <w:iCs/>
                <w:color w:val="000000"/>
                <w:sz w:val="21"/>
                <w:lang w:val="zh-Hans"/>
              </w:rPr>
              <w:t>。</w:t>
            </w:r>
          </w:p>
        </w:tc>
      </w:tr>
      <w:tr w:rsidR="00274F8B" w14:paraId="446FAB61" w14:textId="77777777">
        <w:tc>
          <w:tcPr>
            <w:tcW w:w="2518" w:type="dxa"/>
            <w:tcBorders>
              <w:tl2br w:val="nil"/>
              <w:tr2bl w:val="nil"/>
            </w:tcBorders>
            <w:shd w:val="clear" w:color="auto" w:fill="EBF1DD"/>
          </w:tcPr>
          <w:p w14:paraId="398BCAB8" w14:textId="77777777" w:rsidR="00274F8B" w:rsidRDefault="00F9769E">
            <w:pPr>
              <w:pStyle w:val="a0"/>
              <w:spacing w:before="156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 xml:space="preserve">OnheartBeat </w:t>
            </w:r>
            <w:r>
              <w:rPr>
                <w:iCs/>
                <w:color w:val="000000"/>
                <w:sz w:val="21"/>
                <w:lang w:val="zh-Hans"/>
              </w:rPr>
              <w:t>警告</w:t>
            </w:r>
          </w:p>
        </w:tc>
        <w:tc>
          <w:tcPr>
            <w:tcW w:w="6004" w:type="dxa"/>
            <w:tcBorders>
              <w:tl2br w:val="nil"/>
              <w:tr2bl w:val="nil"/>
            </w:tcBorders>
            <w:shd w:val="clear" w:color="auto" w:fill="EBF1DD"/>
          </w:tcPr>
          <w:p w14:paraId="42ECC504" w14:textId="77777777" w:rsidR="00274F8B" w:rsidRDefault="00F9769E" w:rsidP="00EA1D77">
            <w:pPr>
              <w:pStyle w:val="a0"/>
              <w:spacing w:beforeLines="0" w:before="0" w:after="0"/>
              <w:ind w:firstLineChars="0" w:firstLine="0"/>
              <w:rPr>
                <w:ins w:id="396" w:author="陈学锋" w:date="2018-07-10T19:39:00Z"/>
                <w:rFonts w:cs="Calibri"/>
                <w:iCs/>
                <w:color w:val="000000"/>
                <w:sz w:val="21"/>
              </w:rPr>
            </w:pPr>
            <w:r>
              <w:rPr>
                <w:iCs/>
                <w:color w:val="000000"/>
                <w:sz w:val="21"/>
                <w:lang w:val="zh-Hans"/>
              </w:rPr>
              <w:t>如果在预设的一段时间内</w:t>
            </w:r>
            <w:del w:id="397" w:author="陈学锋" w:date="2018-07-10T19:38:00Z">
              <w:r w:rsidDel="00EA1D77">
                <w:rPr>
                  <w:iCs/>
                  <w:color w:val="000000"/>
                  <w:sz w:val="21"/>
                  <w:lang w:val="zh-Hans"/>
                </w:rPr>
                <w:delText xml:space="preserve">shave </w:delText>
              </w:r>
            </w:del>
            <w:ins w:id="398" w:author="陈学锋" w:date="2018-07-10T19:38:00Z"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>未</w:t>
              </w:r>
              <w:r w:rsidR="00EA1D77">
                <w:rPr>
                  <w:iCs/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iCs/>
                <w:color w:val="000000"/>
                <w:sz w:val="21"/>
                <w:lang w:val="zh-Hans"/>
              </w:rPr>
              <w:t>收到消息，则调用此函数。</w:t>
            </w:r>
            <w:r>
              <w:rPr>
                <w:iCs/>
                <w:color w:val="000000"/>
                <w:sz w:val="21"/>
                <w:lang w:val="zh-Hans"/>
              </w:rPr>
              <w:t xml:space="preserve"> </w:t>
            </w:r>
            <w:ins w:id="399" w:author="陈学锋" w:date="2018-07-10T19:40:00Z">
              <w:r w:rsidR="00C0262B">
                <w:rPr>
                  <w:iCs/>
                  <w:color w:val="000000"/>
                  <w:sz w:val="21"/>
                  <w:lang w:val="zh-Hans"/>
                </w:rPr>
                <w:t>它可用于发送心跳，以表明客户端和服务器之间的连接仍然存在。</w:t>
              </w:r>
            </w:ins>
            <w:del w:id="400" w:author="陈学锋" w:date="2018-07-10T19:41:00Z">
              <w:r w:rsidDel="00C0262B">
                <w:rPr>
                  <w:iCs/>
                  <w:color w:val="000000"/>
                  <w:sz w:val="21"/>
                  <w:lang w:val="zh-Hans"/>
                </w:rPr>
                <w:delText>To inform client that the connection is alive.</w:delText>
              </w:r>
            </w:del>
          </w:p>
          <w:p w14:paraId="104F11EF" w14:textId="77777777" w:rsidR="00EA1D77" w:rsidRDefault="00EA1D77" w:rsidP="00EA1D77">
            <w:pPr>
              <w:pStyle w:val="a0"/>
              <w:spacing w:beforeLines="0" w:before="0" w:after="0"/>
              <w:ind w:firstLineChars="0" w:firstLine="0"/>
              <w:rPr>
                <w:rFonts w:cs="Calibri"/>
                <w:iCs/>
                <w:color w:val="000000"/>
                <w:sz w:val="21"/>
              </w:rPr>
            </w:pPr>
            <w:ins w:id="401" w:author="陈学锋" w:date="2018-07-10T19:39:00Z">
              <w:r w:rsidRPr="00EA1D77">
                <w:rPr>
                  <w:rFonts w:hint="eastAsia"/>
                  <w:iCs/>
                  <w:color w:val="FF0000"/>
                  <w:sz w:val="21"/>
                  <w:lang w:val="zh-Hans"/>
                  <w:rPrChange w:id="402" w:author="陈学锋" w:date="2018-07-10T19:40:00Z">
                    <w:rPr>
                      <w:rFonts w:cs="Calibri" w:hint="eastAsia"/>
                      <w:iCs/>
                      <w:color w:val="000000"/>
                      <w:sz w:val="21"/>
                    </w:rPr>
                  </w:rPrChange>
                </w:rPr>
                <w:t>接口不再有效。</w:t>
              </w:r>
            </w:ins>
          </w:p>
        </w:tc>
      </w:tr>
    </w:tbl>
    <w:p w14:paraId="0B0E92DD" w14:textId="77777777" w:rsidR="00274F8B" w:rsidRDefault="00274F8B">
      <w:pPr>
        <w:rPr>
          <w:ins w:id="403" w:author="陈学锋" w:date="2018-07-10T19:42:00Z"/>
          <w:rFonts w:cs="Calibri"/>
        </w:rPr>
      </w:pPr>
    </w:p>
    <w:p w14:paraId="4924EDF8" w14:textId="77777777" w:rsidR="00C0262B" w:rsidRPr="00C0262B" w:rsidRDefault="00C0262B">
      <w:pPr>
        <w:pStyle w:val="a0"/>
        <w:spacing w:before="156"/>
        <w:ind w:firstLineChars="0" w:firstLine="0"/>
        <w:pPrChange w:id="404" w:author="陈学锋" w:date="2018-07-10T19:43:00Z">
          <w:pPr/>
        </w:pPrChange>
      </w:pPr>
      <w:ins w:id="405" w:author="陈学锋" w:date="2018-07-10T19:43:00Z">
        <w:r>
          <w:rPr>
            <w:lang w:val="zh-Hans"/>
          </w:rPr>
          <w:t>（</w:t>
        </w:r>
      </w:ins>
      <w:proofErr w:type="gramStart"/>
      <w:ins w:id="406" w:author="陈学锋" w:date="2018-07-10T19:42:00Z">
        <w:r>
          <w:rPr>
            <w:lang w:val="zh-Hans"/>
          </w:rPr>
          <w:t>缺</w:t>
        </w:r>
      </w:ins>
      <w:ins w:id="407" w:author="陈学锋" w:date="2018-07-10T19:43:00Z">
        <w:r>
          <w:rPr>
            <w:lang w:val="zh-Hans"/>
          </w:rPr>
          <w:t>行情</w:t>
        </w:r>
        <w:proofErr w:type="gramEnd"/>
        <w:r>
          <w:rPr>
            <w:lang w:val="zh-Hans"/>
          </w:rPr>
          <w:t>接口工作原理简图）</w:t>
        </w:r>
      </w:ins>
    </w:p>
    <w:p w14:paraId="28CA1A16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408" w:name="_Toc402796986"/>
      <w:bookmarkStart w:id="409" w:name="_Toc1166"/>
      <w:r>
        <w:rPr>
          <w:lang w:val="zh-Hans"/>
        </w:rPr>
        <w:t>报价</w:t>
      </w:r>
      <w:r>
        <w:rPr>
          <w:lang w:val="zh-Hans"/>
        </w:rPr>
        <w:t xml:space="preserve"> API </w:t>
      </w:r>
      <w:r>
        <w:rPr>
          <w:lang w:val="zh-Hans"/>
        </w:rPr>
        <w:t>的初始化</w:t>
      </w:r>
      <w:bookmarkEnd w:id="408"/>
      <w:bookmarkEnd w:id="409"/>
    </w:p>
    <w:p w14:paraId="6C579368" w14:textId="77777777" w:rsidR="00274F8B" w:rsidRDefault="003822AC">
      <w:pPr>
        <w:rPr>
          <w:rFonts w:cs="Calibri"/>
          <w:u w:val="single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229EE3A2" wp14:editId="448F7EAA">
            <wp:extent cx="5010150" cy="1476375"/>
            <wp:effectExtent l="0" t="0" r="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FFAE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第</w:t>
      </w:r>
      <w:r>
        <w:rPr>
          <w:rStyle w:val="af"/>
          <w:lang w:val="zh-Hans"/>
        </w:rPr>
        <w:t xml:space="preserve"> 1 </w:t>
      </w:r>
      <w:r>
        <w:rPr>
          <w:rStyle w:val="af"/>
          <w:lang w:val="zh-Hans"/>
        </w:rPr>
        <w:t>行和</w:t>
      </w:r>
      <w:r>
        <w:rPr>
          <w:rStyle w:val="af"/>
          <w:lang w:val="zh-Hans"/>
        </w:rPr>
        <w:t xml:space="preserve"> 2 </w:t>
      </w:r>
      <w:r>
        <w:rPr>
          <w:rStyle w:val="af"/>
          <w:lang w:val="zh-Hans"/>
        </w:rPr>
        <w:t>号线</w:t>
      </w:r>
    </w:p>
    <w:p w14:paraId="18639CA4" w14:textId="77777777" w:rsidR="00274F8B" w:rsidRDefault="00F9769E">
      <w:pPr>
        <w:rPr>
          <w:rFonts w:cs="Calibri"/>
        </w:rPr>
      </w:pPr>
      <w:r>
        <w:rPr>
          <w:lang w:val="zh-Hans"/>
        </w:rPr>
        <w:t>使用</w:t>
      </w:r>
      <w:r>
        <w:rPr>
          <w:lang w:val="zh-Hans"/>
        </w:rPr>
        <w:t xml:space="preserve"> CreateFtdcMdApi </w:t>
      </w:r>
      <w:r>
        <w:rPr>
          <w:lang w:val="zh-Hans"/>
        </w:rPr>
        <w:t>方法创建</w:t>
      </w:r>
      <w:ins w:id="410" w:author="陈学锋" w:date="2018-07-10T19:44:00Z">
        <w:r w:rsidR="00C0262B">
          <w:rPr>
            <w:lang w:val="zh-Hans"/>
          </w:rPr>
          <w:t xml:space="preserve"> the</w:t>
        </w:r>
      </w:ins>
      <w:r>
        <w:rPr>
          <w:b/>
          <w:bCs/>
          <w:lang w:val="zh-Hans"/>
        </w:rPr>
        <w:t xml:space="preserve"> CThostFtdcMdApi</w:t>
      </w:r>
      <w:r>
        <w:rPr>
          <w:lang w:val="zh-Hans"/>
        </w:rPr>
        <w:t xml:space="preserve"> </w:t>
      </w:r>
      <w:r>
        <w:rPr>
          <w:b/>
          <w:lang w:val="zh-Hans"/>
        </w:rPr>
        <w:t>CThostFtdcMdApi</w:t>
      </w:r>
      <w:r>
        <w:rPr>
          <w:bCs/>
          <w:lang w:val="zh-Hans"/>
        </w:rPr>
        <w:t>的实例</w:t>
      </w:r>
      <w:r>
        <w:rPr>
          <w:lang w:val="zh-Hans"/>
        </w:rPr>
        <w:t>。第一个参数是本地流文件</w:t>
      </w:r>
      <w:del w:id="411" w:author="陈学锋" w:date="2018-07-13T22:58:00Z">
        <w:r w:rsidDel="006A7F8E">
          <w:rPr>
            <w:lang w:val="zh-Hans"/>
          </w:rPr>
          <w:delText xml:space="preserve">stream </w:delText>
        </w:r>
      </w:del>
      <w:ins w:id="412" w:author="陈学锋" w:date="2018-07-13T22:58:00Z">
        <w:r w:rsidR="006A7F8E">
          <w:rPr>
            <w:lang w:val="zh-Hans"/>
          </w:rPr>
          <w:t>的</w:t>
        </w:r>
      </w:ins>
      <w:r>
        <w:rPr>
          <w:lang w:val="zh-Hans"/>
        </w:rPr>
        <w:t>目录。</w:t>
      </w:r>
      <w:del w:id="413" w:author="陈学锋" w:date="2018-07-13T22:58:00Z">
        <w:r w:rsidDel="006A7F8E">
          <w:rPr>
            <w:lang w:val="zh-Hans"/>
          </w:rPr>
          <w:delText xml:space="preserve">Stream </w:delText>
        </w:r>
      </w:del>
      <w:proofErr w:type="gramStart"/>
      <w:ins w:id="414" w:author="陈学锋" w:date="2018-07-13T22:58:00Z">
        <w:r w:rsidR="006A7F8E">
          <w:rPr>
            <w:lang w:val="zh-Hans"/>
          </w:rPr>
          <w:t>流</w:t>
        </w:r>
      </w:ins>
      <w:r>
        <w:rPr>
          <w:lang w:val="zh-Hans"/>
        </w:rPr>
        <w:t>文件</w:t>
      </w:r>
      <w:proofErr w:type="gramEnd"/>
      <w:r>
        <w:rPr>
          <w:lang w:val="zh-Hans"/>
        </w:rPr>
        <w:t>是由报价</w:t>
      </w:r>
      <w:r>
        <w:rPr>
          <w:lang w:val="zh-Hans"/>
        </w:rPr>
        <w:t xml:space="preserve"> API </w:t>
      </w:r>
      <w:r>
        <w:rPr>
          <w:lang w:val="zh-Hans"/>
        </w:rPr>
        <w:t>或交易</w:t>
      </w:r>
      <w:r>
        <w:rPr>
          <w:lang w:val="zh-Hans"/>
        </w:rPr>
        <w:t xml:space="preserve"> API</w:t>
      </w:r>
      <w:r>
        <w:rPr>
          <w:lang w:val="zh-Hans"/>
        </w:rPr>
        <w:t>生成的本地文件，使用</w:t>
      </w:r>
      <w:r>
        <w:rPr>
          <w:lang w:val="zh-Hans"/>
        </w:rPr>
        <w:t>.con</w:t>
      </w:r>
      <w:r>
        <w:rPr>
          <w:lang w:val="zh-Hans"/>
        </w:rPr>
        <w:t>进行后缀，</w:t>
      </w:r>
      <w:del w:id="415" w:author="陈学锋" w:date="2018-07-10T19:46:00Z">
        <w:r w:rsidDel="00C0262B">
          <w:rPr>
            <w:lang w:val="zh-Hans"/>
          </w:rPr>
          <w:delText xml:space="preserve">recording </w:delText>
        </w:r>
      </w:del>
      <w:ins w:id="416" w:author="陈学锋" w:date="2018-07-10T19:46:00Z">
        <w:r w:rsidR="00C0262B">
          <w:rPr>
            <w:lang w:val="zh-Hans"/>
          </w:rPr>
          <w:t xml:space="preserve">which record </w:t>
        </w:r>
      </w:ins>
      <w:r>
        <w:rPr>
          <w:lang w:val="zh-Hans"/>
        </w:rPr>
        <w:t>它记录客户端接收的所有数据包的数量。第二个</w:t>
      </w:r>
      <w:del w:id="417" w:author="陈学锋" w:date="2018-07-10T19:46:00Z">
        <w:r w:rsidDel="00C0262B">
          <w:rPr>
            <w:lang w:val="zh-Hans"/>
          </w:rPr>
          <w:delText xml:space="preserve">means </w:delText>
        </w:r>
      </w:del>
      <w:ins w:id="418" w:author="陈学锋" w:date="2018-07-10T19:46:00Z">
        <w:r w:rsidR="00C0262B">
          <w:rPr>
            <w:lang w:val="zh-Hans"/>
          </w:rPr>
          <w:t>参数</w:t>
        </w:r>
      </w:ins>
      <w:r>
        <w:rPr>
          <w:lang w:val="zh-Hans"/>
        </w:rPr>
        <w:t>指示</w:t>
      </w:r>
      <w:del w:id="419" w:author="陈学锋" w:date="2018-07-10T19:47:00Z">
        <w:r w:rsidDel="00C0262B">
          <w:rPr>
            <w:lang w:val="zh-Hans"/>
          </w:rPr>
          <w:delText xml:space="preserve">communication </w:delText>
        </w:r>
      </w:del>
      <w:ins w:id="420" w:author="陈学锋" w:date="2018-07-21T13:42:00Z">
        <w:r w:rsidR="003E5553">
          <w:rPr>
            <w:lang w:val="zh-Hans"/>
          </w:rPr>
          <w:t>传输模式</w:t>
        </w:r>
      </w:ins>
      <w:r>
        <w:rPr>
          <w:lang w:val="zh-Hans"/>
        </w:rPr>
        <w:t>为</w:t>
      </w:r>
      <w:r>
        <w:rPr>
          <w:lang w:val="zh-Hans"/>
        </w:rPr>
        <w:t xml:space="preserve"> TCP</w:t>
      </w:r>
      <w:r>
        <w:rPr>
          <w:lang w:val="zh-Hans"/>
        </w:rPr>
        <w:t>（</w:t>
      </w:r>
      <w:r>
        <w:rPr>
          <w:lang w:val="zh-Hans"/>
        </w:rPr>
        <w:t>false</w:t>
      </w:r>
      <w:r>
        <w:rPr>
          <w:lang w:val="zh-Hans"/>
        </w:rPr>
        <w:t>）或</w:t>
      </w:r>
      <w:r>
        <w:rPr>
          <w:lang w:val="zh-Hans"/>
        </w:rPr>
        <w:t xml:space="preserve"> UDP </w:t>
      </w:r>
      <w:r>
        <w:rPr>
          <w:lang w:val="zh-Hans"/>
        </w:rPr>
        <w:t>（</w:t>
      </w:r>
      <w:r>
        <w:rPr>
          <w:lang w:val="zh-Hans"/>
        </w:rPr>
        <w:t>truetrue</w:t>
      </w:r>
      <w:r>
        <w:rPr>
          <w:lang w:val="zh-Hans"/>
        </w:rPr>
        <w:t>）。</w:t>
      </w:r>
    </w:p>
    <w:p w14:paraId="407CFEBE" w14:textId="77777777" w:rsidR="00274F8B" w:rsidRDefault="00F9769E">
      <w:pPr>
        <w:rPr>
          <w:rFonts w:cs="Calibri"/>
          <w:bCs/>
        </w:rPr>
      </w:pPr>
      <w:r>
        <w:rPr>
          <w:lang w:val="zh-Hans"/>
        </w:rPr>
        <w:t>如果开发人员需要使用多播报价，他们也应该设置第三个参数</w:t>
      </w:r>
      <w:r>
        <w:rPr>
          <w:lang w:val="zh-Hans"/>
        </w:rPr>
        <w:t xml:space="preserve"> </w:t>
      </w:r>
      <w:r>
        <w:rPr>
          <w:b/>
          <w:bCs/>
          <w:lang w:val="zh-Hans"/>
        </w:rPr>
        <w:t>bIsMulticast</w:t>
      </w:r>
      <w:r>
        <w:rPr>
          <w:bCs/>
          <w:lang w:val="zh-Hans"/>
        </w:rPr>
        <w:t>。只有当第二个和第三个参数都设置为</w:t>
      </w:r>
      <w:r>
        <w:rPr>
          <w:bCs/>
          <w:lang w:val="zh-Hans"/>
        </w:rPr>
        <w:t xml:space="preserve"> true </w:t>
      </w:r>
      <w:r>
        <w:rPr>
          <w:bCs/>
          <w:lang w:val="zh-Hans"/>
        </w:rPr>
        <w:t>时，报价数据才能通过多播传输。</w:t>
      </w:r>
    </w:p>
    <w:p w14:paraId="16459D96" w14:textId="77777777" w:rsidR="00274F8B" w:rsidRDefault="00F9769E" w:rsidP="003822AC">
      <w:pPr>
        <w:pStyle w:val="a0"/>
        <w:spacing w:before="156"/>
        <w:ind w:firstLineChars="0" w:firstLine="0"/>
      </w:pPr>
      <w:r>
        <w:rPr>
          <w:b/>
          <w:bCs/>
          <w:sz w:val="22"/>
          <w:szCs w:val="22"/>
          <w:lang w:val="zh-Hans"/>
        </w:rPr>
        <w:t>注意：多播报价只能在</w:t>
      </w:r>
      <w:r>
        <w:rPr>
          <w:b/>
          <w:bCs/>
          <w:sz w:val="22"/>
          <w:szCs w:val="22"/>
          <w:lang w:val="zh-Hans"/>
        </w:rPr>
        <w:t xml:space="preserve"> Intranet </w:t>
      </w:r>
      <w:ins w:id="421" w:author="陈学锋" w:date="2018-07-10T19:47:00Z">
        <w:r w:rsidR="00C0262B">
          <w:rPr>
            <w:b/>
            <w:bCs/>
            <w:sz w:val="22"/>
            <w:szCs w:val="22"/>
            <w:lang w:val="zh-Hans"/>
          </w:rPr>
          <w:t>内</w:t>
        </w:r>
        <w:r w:rsidR="00C0262B">
          <w:rPr>
            <w:b/>
            <w:bCs/>
            <w:sz w:val="22"/>
            <w:szCs w:val="22"/>
            <w:lang w:val="zh-Hans"/>
          </w:rPr>
          <w:t xml:space="preserve"> </w:t>
        </w:r>
      </w:ins>
      <w:r>
        <w:rPr>
          <w:b/>
          <w:bCs/>
          <w:sz w:val="22"/>
          <w:szCs w:val="22"/>
          <w:lang w:val="zh-Hans"/>
        </w:rPr>
        <w:t>使用。</w:t>
      </w:r>
    </w:p>
    <w:p w14:paraId="07BB3FD0" w14:textId="77777777" w:rsidR="00274F8B" w:rsidRDefault="00F9769E">
      <w:pPr>
        <w:rPr>
          <w:rFonts w:cs="Calibri"/>
        </w:rPr>
      </w:pPr>
      <w:r>
        <w:rPr>
          <w:lang w:val="zh-Hans"/>
        </w:rPr>
        <w:t>有关流程文件的详细介绍，请参阅</w:t>
      </w:r>
      <w:r>
        <w:rPr>
          <w:lang w:val="zh-Hans"/>
        </w:rPr>
        <w:t>"</w:t>
      </w:r>
      <w:r>
        <w:rPr>
          <w:lang w:val="zh-Hans"/>
        </w:rPr>
        <w:t>附录</w:t>
      </w:r>
      <w:r>
        <w:rPr>
          <w:lang w:val="zh-Hans"/>
        </w:rPr>
        <w:t>"</w:t>
      </w:r>
      <w:r>
        <w:rPr>
          <w:lang w:val="zh-Hans"/>
        </w:rPr>
        <w:t>一章。</w:t>
      </w:r>
    </w:p>
    <w:p w14:paraId="358BCA82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第</w:t>
      </w:r>
      <w:r>
        <w:rPr>
          <w:rStyle w:val="af"/>
          <w:lang w:val="zh-Hans"/>
        </w:rPr>
        <w:t xml:space="preserve"> 3 </w:t>
      </w:r>
      <w:r>
        <w:rPr>
          <w:rStyle w:val="af"/>
          <w:lang w:val="zh-Hans"/>
        </w:rPr>
        <w:t>行</w:t>
      </w:r>
    </w:p>
    <w:p w14:paraId="4EE49CB1" w14:textId="77777777" w:rsidR="00274F8B" w:rsidRDefault="00F9769E">
      <w:pPr>
        <w:rPr>
          <w:rFonts w:cs="Calibri"/>
        </w:rPr>
      </w:pPr>
      <w:r>
        <w:rPr>
          <w:lang w:val="zh-Hans"/>
        </w:rPr>
        <w:t>创建</w:t>
      </w:r>
      <w:r>
        <w:rPr>
          <w:lang w:val="zh-Hans"/>
        </w:rPr>
        <w:t xml:space="preserve"> n</w:t>
      </w:r>
      <w:ins w:id="422" w:author="陈学锋" w:date="2018-07-10T19:48:00Z">
        <w:r w:rsidR="00C0262B">
          <w:rPr>
            <w:lang w:val="zh-Hans"/>
          </w:rPr>
          <w:t>SPI</w:t>
        </w:r>
      </w:ins>
      <w:r>
        <w:rPr>
          <w:lang w:val="zh-Hans"/>
        </w:rPr>
        <w:t xml:space="preserve"> </w:t>
      </w:r>
      <w:r>
        <w:rPr>
          <w:lang w:val="zh-Hans"/>
        </w:rPr>
        <w:t>实例。</w:t>
      </w:r>
      <w:r>
        <w:rPr>
          <w:lang w:val="zh-Hans"/>
        </w:rPr>
        <w:t xml:space="preserve">  QCTPMDSpi </w:t>
      </w:r>
      <w:r>
        <w:rPr>
          <w:lang w:val="zh-Hans"/>
        </w:rPr>
        <w:t>是派生</w:t>
      </w:r>
      <w:del w:id="423" w:author="陈学锋" w:date="2018-07-10T19:51:00Z">
        <w:r w:rsidDel="00C0262B">
          <w:rPr>
            <w:lang w:val="zh-Hans"/>
          </w:rPr>
          <w:delText xml:space="preserve">user created </w:delText>
        </w:r>
      </w:del>
      <w:ins w:id="424" w:author="陈学锋" w:date="2018-07-10T19:51:00Z">
        <w:r w:rsidR="00C0262B">
          <w:rPr>
            <w:lang w:val="zh-Hans"/>
          </w:rPr>
          <w:t xml:space="preserve">sample </w:t>
        </w:r>
      </w:ins>
      <w:r>
        <w:rPr>
          <w:lang w:val="zh-Hans"/>
        </w:rPr>
        <w:t xml:space="preserve"> </w:t>
      </w:r>
      <w:r>
        <w:rPr>
          <w:b/>
          <w:lang w:val="zh-Hans"/>
        </w:rPr>
        <w:t xml:space="preserve">CThostFtdcmdSpi </w:t>
      </w:r>
      <w:r>
        <w:rPr>
          <w:b/>
          <w:lang w:val="zh-Hans"/>
        </w:rPr>
        <w:t>的样本实体类。</w:t>
      </w:r>
      <w:r>
        <w:rPr>
          <w:lang w:val="zh-Hans"/>
        </w:rPr>
        <w:t xml:space="preserve">  </w:t>
      </w:r>
    </w:p>
    <w:p w14:paraId="335C065F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第</w:t>
      </w:r>
      <w:r>
        <w:rPr>
          <w:rStyle w:val="af"/>
          <w:lang w:val="zh-Hans"/>
        </w:rPr>
        <w:t xml:space="preserve"> 4 </w:t>
      </w:r>
      <w:r>
        <w:rPr>
          <w:rStyle w:val="af"/>
          <w:lang w:val="zh-Hans"/>
        </w:rPr>
        <w:t>行</w:t>
      </w:r>
    </w:p>
    <w:p w14:paraId="6C6D3CB5" w14:textId="77777777" w:rsidR="00274F8B" w:rsidRDefault="00F9769E">
      <w:pPr>
        <w:rPr>
          <w:rFonts w:cs="Calibri"/>
        </w:rPr>
      </w:pPr>
      <w:r>
        <w:rPr>
          <w:lang w:val="zh-Hans"/>
        </w:rPr>
        <w:t>将</w:t>
      </w:r>
      <w:ins w:id="425" w:author="陈学锋" w:date="2018-07-10T19:49:00Z">
        <w:r w:rsidR="00C0262B">
          <w:rPr>
            <w:lang w:val="zh-Hans"/>
          </w:rPr>
          <w:t xml:space="preserve">SPI </w:t>
        </w:r>
      </w:ins>
      <w:r>
        <w:rPr>
          <w:lang w:val="zh-Hans"/>
        </w:rPr>
        <w:t>实例注册</w:t>
      </w:r>
      <w:ins w:id="426" w:author="陈学锋" w:date="2018-07-10T19:49:00Z">
        <w:r w:rsidR="00C0262B">
          <w:rPr>
            <w:lang w:val="zh-Hans"/>
          </w:rPr>
          <w:t>到</w:t>
        </w:r>
      </w:ins>
      <w:r>
        <w:rPr>
          <w:lang w:val="zh-Hans"/>
        </w:rPr>
        <w:t>API</w:t>
      </w:r>
      <w:r>
        <w:rPr>
          <w:lang w:val="zh-Hans"/>
        </w:rPr>
        <w:t>实例。</w:t>
      </w:r>
    </w:p>
    <w:p w14:paraId="35BECF8F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lastRenderedPageBreak/>
        <w:t>第</w:t>
      </w:r>
      <w:r>
        <w:rPr>
          <w:rStyle w:val="af"/>
          <w:lang w:val="zh-Hans"/>
        </w:rPr>
        <w:t xml:space="preserve"> 5 </w:t>
      </w:r>
      <w:r>
        <w:rPr>
          <w:rStyle w:val="af"/>
          <w:lang w:val="zh-Hans"/>
        </w:rPr>
        <w:t>行</w:t>
      </w:r>
    </w:p>
    <w:p w14:paraId="742D78B0" w14:textId="77777777" w:rsidR="00274F8B" w:rsidRDefault="00F9769E">
      <w:pPr>
        <w:rPr>
          <w:rFonts w:cs="Calibri"/>
        </w:rPr>
      </w:pPr>
      <w:r>
        <w:rPr>
          <w:lang w:val="zh-Hans"/>
        </w:rPr>
        <w:t>将前端地址</w:t>
      </w:r>
      <w:ins w:id="427" w:author="陈学锋" w:date="2018-07-10T19:52:00Z">
        <w:r w:rsidR="00C0262B">
          <w:rPr>
            <w:lang w:val="zh-Hans"/>
          </w:rPr>
          <w:t>注册到</w:t>
        </w:r>
      </w:ins>
      <w:r>
        <w:rPr>
          <w:lang w:val="zh-Hans"/>
        </w:rPr>
        <w:t xml:space="preserve">API </w:t>
      </w:r>
      <w:r>
        <w:rPr>
          <w:lang w:val="zh-Hans"/>
        </w:rPr>
        <w:t>实例。前端地址就像</w:t>
      </w:r>
      <w:r>
        <w:rPr>
          <w:lang w:val="zh-Hans"/>
        </w:rPr>
        <w:t>tcp://127.0.0.1:17001</w:t>
      </w:r>
      <w:r>
        <w:rPr>
          <w:lang w:val="zh-Hans"/>
        </w:rPr>
        <w:t>。</w:t>
      </w:r>
      <w:r>
        <w:rPr>
          <w:lang w:val="zh-Hans"/>
        </w:rPr>
        <w:t xml:space="preserve">   </w:t>
      </w:r>
      <w:r>
        <w:rPr>
          <w:u w:val="single"/>
          <w:lang w:val="zh-Hans"/>
        </w:rPr>
        <w:t xml:space="preserve"> </w:t>
      </w:r>
      <w:r>
        <w:rPr>
          <w:lang w:val="zh-Hans"/>
        </w:rPr>
        <w:t>"</w:t>
      </w:r>
      <w:r>
        <w:rPr>
          <w:u w:val="single"/>
          <w:lang w:val="zh-Hans"/>
        </w:rPr>
        <w:t>tcp</w:t>
      </w:r>
      <w:r>
        <w:rPr>
          <w:lang w:val="zh-Hans"/>
        </w:rPr>
        <w:t xml:space="preserve">" </w:t>
      </w:r>
      <w:r>
        <w:rPr>
          <w:lang w:val="zh-Hans"/>
        </w:rPr>
        <w:t>是</w:t>
      </w:r>
      <w:del w:id="428" w:author="陈学锋" w:date="2018-07-10T19:52:00Z">
        <w:r w:rsidDel="00C0262B">
          <w:rPr>
            <w:lang w:val="zh-Hans"/>
          </w:rPr>
          <w:delText xml:space="preserve">beginning </w:delText>
        </w:r>
      </w:del>
      <w:ins w:id="429" w:author="陈学锋" w:date="2018-07-10T19:52:00Z">
        <w:r w:rsidR="00C0262B">
          <w:rPr>
            <w:lang w:val="zh-Hans"/>
          </w:rPr>
          <w:t>起始</w:t>
        </w:r>
      </w:ins>
      <w:r>
        <w:rPr>
          <w:lang w:val="zh-Hans"/>
        </w:rPr>
        <w:t>字符串，</w:t>
      </w:r>
      <w:r>
        <w:rPr>
          <w:lang w:val="zh-Hans"/>
        </w:rPr>
        <w:t xml:space="preserve"> </w:t>
      </w:r>
      <w:del w:id="430" w:author="陈学锋" w:date="2018-07-10T19:52:00Z">
        <w:r w:rsidDel="00C0262B">
          <w:rPr>
            <w:lang w:val="zh-Hans"/>
          </w:rPr>
          <w:delText xml:space="preserve">which is </w:delText>
        </w:r>
      </w:del>
      <w:r>
        <w:rPr>
          <w:lang w:val="zh-Hans"/>
        </w:rPr>
        <w:t>不是通信模式，</w:t>
      </w:r>
      <w:r>
        <w:rPr>
          <w:lang w:val="zh-Hans"/>
        </w:rPr>
        <w:t xml:space="preserve"> </w:t>
      </w:r>
      <w:r>
        <w:rPr>
          <w:lang w:val="zh-Hans"/>
        </w:rPr>
        <w:t>无法更改。</w:t>
      </w:r>
      <w:r>
        <w:rPr>
          <w:u w:val="single"/>
          <w:lang w:val="zh-Hans"/>
        </w:rPr>
        <w:t>"127.0.0.1"</w:t>
      </w:r>
      <w:r>
        <w:rPr>
          <w:lang w:val="zh-Hans"/>
        </w:rPr>
        <w:t xml:space="preserve">” is the address </w:t>
      </w:r>
      <w:del w:id="431" w:author="陈学锋" w:date="2018-07-10T19:57:00Z">
        <w:r w:rsidDel="00C0262B">
          <w:rPr>
            <w:lang w:val="zh-Hans"/>
          </w:rPr>
          <w:delText xml:space="preserve">for </w:delText>
        </w:r>
      </w:del>
      <w:ins w:id="432" w:author="陈学锋" w:date="2018-07-10T19:57:00Z">
        <w:r w:rsidR="00C0262B">
          <w:rPr>
            <w:lang w:val="zh-Hans"/>
          </w:rPr>
          <w:t>是报价</w:t>
        </w:r>
      </w:ins>
      <w:r>
        <w:rPr>
          <w:lang w:val="zh-Hans"/>
        </w:rPr>
        <w:t>前端的地址</w:t>
      </w:r>
      <w:del w:id="433" w:author="陈学锋" w:date="2018-07-10T19:57:00Z">
        <w:r w:rsidDel="00C0262B">
          <w:rPr>
            <w:lang w:val="zh-Hans"/>
          </w:rPr>
          <w:delText xml:space="preserve"> hosted server</w:delText>
        </w:r>
      </w:del>
      <w:r>
        <w:rPr>
          <w:lang w:val="zh-Hans"/>
        </w:rPr>
        <w:t>。</w:t>
      </w:r>
      <w:r>
        <w:rPr>
          <w:lang w:val="zh-Hans"/>
        </w:rPr>
        <w:t>"</w:t>
      </w:r>
      <w:r>
        <w:rPr>
          <w:u w:val="single"/>
          <w:lang w:val="zh-Hans"/>
        </w:rPr>
        <w:t>17001</w:t>
      </w:r>
      <w:r>
        <w:rPr>
          <w:lang w:val="zh-Hans"/>
        </w:rPr>
        <w:t xml:space="preserve">" </w:t>
      </w:r>
      <w:r>
        <w:rPr>
          <w:lang w:val="zh-Hans"/>
        </w:rPr>
        <w:t>是报价</w:t>
      </w:r>
      <w:ins w:id="434" w:author="陈学锋" w:date="2018-07-10T19:57:00Z">
        <w:r w:rsidR="00C0262B">
          <w:rPr>
            <w:lang w:val="zh-Hans"/>
          </w:rPr>
          <w:t>前端</w:t>
        </w:r>
      </w:ins>
      <w:r>
        <w:rPr>
          <w:lang w:val="zh-Hans"/>
        </w:rPr>
        <w:t>的端口号。</w:t>
      </w:r>
    </w:p>
    <w:p w14:paraId="0F7BECAE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注意：</w:t>
      </w:r>
      <w:del w:id="435" w:author="陈学锋" w:date="2018-07-10T19:58:00Z">
        <w:r w:rsidDel="00C0262B">
          <w:rPr>
            <w:rStyle w:val="af"/>
            <w:lang w:val="zh-Hans"/>
          </w:rPr>
          <w:delText xml:space="preserve">By </w:delText>
        </w:r>
      </w:del>
      <w:ins w:id="436" w:author="陈学锋" w:date="2018-07-10T19:58:00Z">
        <w:r w:rsidR="00C0262B">
          <w:rPr>
            <w:rStyle w:val="af"/>
            <w:lang w:val="zh-Hans"/>
          </w:rPr>
          <w:t>使用</w:t>
        </w:r>
      </w:ins>
      <w:r>
        <w:rPr>
          <w:rStyle w:val="af"/>
          <w:lang w:val="zh-Hans"/>
        </w:rPr>
        <w:t>CTP API</w:t>
      </w:r>
      <w:r>
        <w:rPr>
          <w:rStyle w:val="af"/>
          <w:lang w:val="zh-Hans"/>
        </w:rPr>
        <w:t>，报价数据可以通过三种方式传输：</w:t>
      </w:r>
      <w:r>
        <w:rPr>
          <w:rStyle w:val="af"/>
          <w:lang w:val="zh-Hans"/>
        </w:rPr>
        <w:t>TCP</w:t>
      </w:r>
      <w:r>
        <w:rPr>
          <w:rStyle w:val="af"/>
          <w:lang w:val="zh-Hans"/>
        </w:rPr>
        <w:t>、</w:t>
      </w:r>
      <w:r>
        <w:rPr>
          <w:rStyle w:val="af"/>
          <w:lang w:val="zh-Hans"/>
        </w:rPr>
        <w:t>UDP</w:t>
      </w:r>
      <w:r>
        <w:rPr>
          <w:rStyle w:val="af"/>
          <w:lang w:val="zh-Hans"/>
        </w:rPr>
        <w:t>和</w:t>
      </w:r>
      <w:del w:id="437" w:author="陈学锋" w:date="2018-07-10T20:00:00Z">
        <w:r w:rsidDel="00C0262B">
          <w:rPr>
            <w:rStyle w:val="af"/>
            <w:lang w:val="zh-Hans"/>
          </w:rPr>
          <w:delText>multicast</w:delText>
        </w:r>
      </w:del>
      <w:ins w:id="438" w:author="陈学锋" w:date="2018-07-10T20:00:00Z">
        <w:r w:rsidR="00C0262B">
          <w:rPr>
            <w:rStyle w:val="af"/>
            <w:lang w:val="zh-Hans"/>
          </w:rPr>
          <w:t>多播</w:t>
        </w:r>
      </w:ins>
      <w:r>
        <w:rPr>
          <w:rStyle w:val="af"/>
          <w:lang w:val="zh-Hans"/>
        </w:rPr>
        <w:t>。一个前端地址可以使用三种方法之一。不需要为</w:t>
      </w:r>
      <w:r>
        <w:rPr>
          <w:rStyle w:val="af"/>
          <w:lang w:val="zh-Hans"/>
        </w:rPr>
        <w:t>to</w:t>
      </w:r>
      <w:r>
        <w:rPr>
          <w:rStyle w:val="af"/>
          <w:lang w:val="zh-Hans"/>
        </w:rPr>
        <w:t>每个</w:t>
      </w:r>
      <w:r>
        <w:rPr>
          <w:rStyle w:val="af"/>
          <w:lang w:val="zh-Hans"/>
        </w:rPr>
        <w:t>e</w:t>
      </w:r>
      <w:r>
        <w:rPr>
          <w:rStyle w:val="af"/>
          <w:lang w:val="zh-Hans"/>
        </w:rPr>
        <w:t>前端地址设计一个传输地址。</w:t>
      </w:r>
    </w:p>
    <w:p w14:paraId="203382B0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第</w:t>
      </w:r>
      <w:r>
        <w:rPr>
          <w:rStyle w:val="af"/>
          <w:lang w:val="zh-Hans"/>
        </w:rPr>
        <w:t xml:space="preserve"> 6 </w:t>
      </w:r>
      <w:r>
        <w:rPr>
          <w:rStyle w:val="af"/>
          <w:lang w:val="zh-Hans"/>
        </w:rPr>
        <w:t>行和</w:t>
      </w:r>
      <w:r>
        <w:rPr>
          <w:rStyle w:val="af"/>
          <w:lang w:val="zh-Hans"/>
        </w:rPr>
        <w:t xml:space="preserve"> 7 </w:t>
      </w:r>
      <w:r>
        <w:rPr>
          <w:rStyle w:val="af"/>
          <w:lang w:val="zh-Hans"/>
        </w:rPr>
        <w:t>号线</w:t>
      </w:r>
    </w:p>
    <w:p w14:paraId="73296B9B" w14:textId="77777777" w:rsidR="00274F8B" w:rsidRDefault="00F9769E">
      <w:pPr>
        <w:rPr>
          <w:rFonts w:cs="Calibri"/>
        </w:rPr>
      </w:pPr>
      <w:r>
        <w:rPr>
          <w:lang w:val="zh-Hans"/>
        </w:rPr>
        <w:t>这是</w:t>
      </w:r>
      <w:r>
        <w:rPr>
          <w:lang w:val="zh-Hans"/>
        </w:rPr>
        <w:t xml:space="preserve"> </w:t>
      </w:r>
      <w:ins w:id="439" w:author="陈学锋" w:date="2018-07-10T20:01:00Z">
        <w:r w:rsidR="00C0262B">
          <w:rPr>
            <w:lang w:val="zh-Hans"/>
          </w:rPr>
          <w:t>用于初始化报价</w:t>
        </w:r>
        <w:r w:rsidR="00C0262B">
          <w:rPr>
            <w:lang w:val="zh-Hans"/>
          </w:rPr>
          <w:t xml:space="preserve"> API </w:t>
        </w:r>
      </w:ins>
      <w:del w:id="440" w:author="陈学锋" w:date="2018-07-10T20:02:00Z">
        <w:r w:rsidDel="00C0262B">
          <w:rPr>
            <w:lang w:val="zh-Hans"/>
          </w:rPr>
          <w:delText xml:space="preserve">the working thread to initialize </w:delText>
        </w:r>
      </w:del>
      <w:r>
        <w:rPr>
          <w:lang w:val="zh-Hans"/>
        </w:rPr>
        <w:t>的工作线程。初始化后，线程将自动启动，并使用最后一步中注册的地址</w:t>
      </w:r>
      <w:r>
        <w:rPr>
          <w:lang w:val="zh-Hans"/>
        </w:rPr>
        <w:t xml:space="preserve"> </w:t>
      </w:r>
      <w:del w:id="441" w:author="陈学锋" w:date="2018-07-10T20:03:00Z">
        <w:r w:rsidDel="00C0262B">
          <w:rPr>
            <w:lang w:val="zh-Hans"/>
          </w:rPr>
          <w:delText>request establishing connection with</w:delText>
        </w:r>
      </w:del>
      <w:ins w:id="442" w:author="陈学锋" w:date="2018-07-10T20:03:00Z">
        <w:r w:rsidR="00C0262B">
          <w:rPr>
            <w:lang w:val="zh-Hans"/>
          </w:rPr>
          <w:t>连接到</w:t>
        </w:r>
      </w:ins>
      <w:r>
        <w:rPr>
          <w:lang w:val="zh-Hans"/>
        </w:rPr>
        <w:t xml:space="preserve"> </w:t>
      </w:r>
      <w:r>
        <w:rPr>
          <w:lang w:val="zh-Hans"/>
        </w:rPr>
        <w:t>服务器。</w:t>
      </w:r>
    </w:p>
    <w:p w14:paraId="17121910" w14:textId="77777777" w:rsidR="00274F8B" w:rsidRDefault="00F9769E">
      <w:pPr>
        <w:rPr>
          <w:rFonts w:cs="Calibri"/>
        </w:rPr>
      </w:pPr>
      <w:r>
        <w:rPr>
          <w:lang w:val="zh-Hans"/>
        </w:rPr>
        <w:t>所有</w:t>
      </w:r>
      <w:r>
        <w:rPr>
          <w:lang w:val="zh-Hans"/>
        </w:rPr>
        <w:t xml:space="preserve"> CTP API </w:t>
      </w:r>
      <w:r>
        <w:rPr>
          <w:lang w:val="zh-Hans"/>
        </w:rPr>
        <w:t>都有独立的工作线程。在开发</w:t>
      </w:r>
      <w:del w:id="443" w:author="陈学锋" w:date="2018-07-10T20:03:00Z">
        <w:r w:rsidDel="00C0262B">
          <w:rPr>
            <w:lang w:val="zh-Hans"/>
          </w:rPr>
          <w:delText xml:space="preserve">visual </w:delText>
        </w:r>
      </w:del>
      <w:ins w:id="444" w:author="陈学锋" w:date="2018-07-10T20:03:00Z">
        <w:r w:rsidR="00C0262B">
          <w:rPr>
            <w:lang w:val="zh-Hans"/>
          </w:rPr>
          <w:t>GUI</w:t>
        </w:r>
      </w:ins>
      <w:r>
        <w:rPr>
          <w:lang w:val="zh-Hans"/>
        </w:rPr>
        <w:t>program</w:t>
      </w:r>
      <w:r>
        <w:rPr>
          <w:lang w:val="zh-Hans"/>
        </w:rPr>
        <w:t>程序时，开发人员应注意线程</w:t>
      </w:r>
      <w:del w:id="445" w:author="陈学锋" w:date="2018-07-10T20:05:00Z">
        <w:r w:rsidDel="00C0262B">
          <w:rPr>
            <w:lang w:val="zh-Hans"/>
          </w:rPr>
          <w:delText>avoid threads conflict</w:delText>
        </w:r>
      </w:del>
      <w:ins w:id="446" w:author="陈学锋" w:date="2018-07-10T20:05:00Z">
        <w:r w:rsidR="00C0262B">
          <w:rPr>
            <w:lang w:val="zh-Hans"/>
          </w:rPr>
          <w:t>之间的潜在冲突</w:t>
        </w:r>
      </w:ins>
      <w:r>
        <w:rPr>
          <w:lang w:val="zh-Hans"/>
        </w:rPr>
        <w:t>。</w:t>
      </w:r>
    </w:p>
    <w:p w14:paraId="2C58491D" w14:textId="77777777" w:rsidR="00274F8B" w:rsidRPr="00C0262B" w:rsidRDefault="00274F8B" w:rsidP="003822AC">
      <w:pPr>
        <w:pStyle w:val="a0"/>
        <w:spacing w:before="156"/>
        <w:ind w:firstLine="240"/>
      </w:pPr>
    </w:p>
    <w:p w14:paraId="51F9B041" w14:textId="77777777" w:rsidR="00274F8B" w:rsidRPr="00626C2D" w:rsidRDefault="00F9769E">
      <w:pPr>
        <w:pStyle w:val="2"/>
        <w:numPr>
          <w:ilvl w:val="1"/>
          <w:numId w:val="2"/>
        </w:numPr>
        <w:rPr>
          <w:rFonts w:ascii="Calibri" w:hAnsi="Calibri" w:cs="Calibri"/>
          <w:highlight w:val="yellow"/>
        </w:rPr>
      </w:pPr>
      <w:bookmarkStart w:id="447" w:name="_Toc402796987"/>
      <w:bookmarkStart w:id="448" w:name="_Toc23219"/>
      <w:r w:rsidRPr="00626C2D">
        <w:rPr>
          <w:highlight w:val="yellow"/>
          <w:lang w:val="zh-Hans"/>
        </w:rPr>
        <w:t>登录</w:t>
      </w:r>
      <w:bookmarkEnd w:id="447"/>
      <w:bookmarkEnd w:id="448"/>
    </w:p>
    <w:p w14:paraId="72EB9BD4" w14:textId="77777777" w:rsidR="00274F8B" w:rsidRDefault="00F9769E">
      <w:pPr>
        <w:rPr>
          <w:rFonts w:cs="Calibri"/>
          <w:iCs/>
        </w:rPr>
      </w:pPr>
      <w:del w:id="449" w:author="陈学锋" w:date="2018-07-10T20:05:00Z">
        <w:r w:rsidDel="00C0262B">
          <w:rPr>
            <w:iCs/>
            <w:lang w:val="zh-Hans"/>
          </w:rPr>
          <w:delText>In previous section, a</w:delText>
        </w:r>
      </w:del>
      <w:ins w:id="450" w:author="陈学锋" w:date="2018-07-10T20:05:00Z">
        <w:r w:rsidR="00C0262B">
          <w:rPr>
            <w:iCs/>
            <w:lang w:val="zh-Hans"/>
          </w:rPr>
          <w:t>在</w:t>
        </w:r>
      </w:ins>
      <w:r>
        <w:rPr>
          <w:iCs/>
          <w:lang w:val="zh-Hans"/>
        </w:rPr>
        <w:t>fter</w:t>
      </w:r>
      <w:r>
        <w:rPr>
          <w:iCs/>
          <w:lang w:val="zh-Hans"/>
        </w:rPr>
        <w:t>初始化</w:t>
      </w:r>
      <w:ins w:id="451" w:author="陈学锋" w:date="2018-07-10T20:05:00Z">
        <w:r w:rsidR="00C0262B">
          <w:rPr>
            <w:iCs/>
            <w:lang w:val="zh-Hans"/>
          </w:rPr>
          <w:t xml:space="preserve">the </w:t>
        </w:r>
      </w:ins>
      <w:r>
        <w:rPr>
          <w:iCs/>
          <w:lang w:val="zh-Hans"/>
        </w:rPr>
        <w:t>中，报价工作线程将使用已注册的前端地址与服务器</w:t>
      </w:r>
      <w:ins w:id="452" w:author="陈学锋" w:date="2018-07-10T20:06:00Z">
        <w:r w:rsidR="00C0262B">
          <w:rPr>
            <w:iCs/>
            <w:lang w:val="zh-Hans"/>
          </w:rPr>
          <w:t>建立无</w:t>
        </w:r>
      </w:ins>
      <w:del w:id="453" w:author="陈学锋" w:date="2018-07-10T20:06:00Z">
        <w:r w:rsidDel="00C0262B">
          <w:rPr>
            <w:iCs/>
            <w:lang w:val="zh-Hans"/>
          </w:rPr>
          <w:delText xml:space="preserve"> </w:delText>
        </w:r>
      </w:del>
      <w:r>
        <w:rPr>
          <w:iCs/>
          <w:lang w:val="zh-Hans"/>
        </w:rPr>
        <w:t xml:space="preserve">n </w:t>
      </w:r>
      <w:r>
        <w:rPr>
          <w:iCs/>
          <w:lang w:val="zh-Hans"/>
        </w:rPr>
        <w:t>身份验证</w:t>
      </w:r>
      <w:r>
        <w:rPr>
          <w:iCs/>
          <w:lang w:val="zh-Hans"/>
        </w:rPr>
        <w:t xml:space="preserve">the </w:t>
      </w:r>
      <w:r>
        <w:rPr>
          <w:iCs/>
          <w:lang w:val="zh-Hans"/>
        </w:rPr>
        <w:t>的连接。连接</w:t>
      </w:r>
      <w:del w:id="454" w:author="陈学锋" w:date="2018-07-10T20:06:00Z">
        <w:r w:rsidDel="00C0262B">
          <w:rPr>
            <w:iCs/>
            <w:lang w:val="zh-Hans"/>
          </w:rPr>
          <w:delText>connected</w:delText>
        </w:r>
      </w:del>
      <w:ins w:id="455" w:author="陈学锋" w:date="2018-07-10T20:06:00Z">
        <w:r w:rsidR="00C0262B">
          <w:rPr>
            <w:iCs/>
            <w:lang w:val="zh-Hans"/>
          </w:rPr>
          <w:t>后</w:t>
        </w:r>
      </w:ins>
      <w:r>
        <w:rPr>
          <w:iCs/>
          <w:lang w:val="zh-Hans"/>
        </w:rPr>
        <w:t>，</w:t>
      </w:r>
      <w:r>
        <w:rPr>
          <w:b/>
          <w:iCs/>
          <w:lang w:val="zh-Hans"/>
        </w:rPr>
        <w:t>将调用</w:t>
      </w:r>
      <w:r>
        <w:rPr>
          <w:b/>
          <w:iCs/>
          <w:lang w:val="zh-Hans"/>
        </w:rPr>
        <w:t xml:space="preserve"> OnFrontConnect</w:t>
      </w:r>
      <w:r>
        <w:rPr>
          <w:b/>
          <w:iCs/>
          <w:lang w:val="zh-Hans"/>
        </w:rPr>
        <w:t>。</w:t>
      </w:r>
      <w:r>
        <w:rPr>
          <w:lang w:val="zh-Hans"/>
        </w:rPr>
        <w:t xml:space="preserve"> </w:t>
      </w:r>
      <w:r>
        <w:rPr>
          <w:iCs/>
          <w:lang w:val="zh-Hans"/>
        </w:rPr>
        <w:t>如果在程序执行期间未</w:t>
      </w:r>
      <w:del w:id="456" w:author="陈学锋" w:date="2018-07-10T20:07:00Z">
        <w:r w:rsidDel="00C0262B">
          <w:rPr>
            <w:iCs/>
            <w:lang w:val="zh-Hans"/>
          </w:rPr>
          <w:delText>running progress</w:delText>
        </w:r>
      </w:del>
      <w:ins w:id="457" w:author="陈学锋" w:date="2018-07-10T20:07:00Z">
        <w:r w:rsidR="00C0262B">
          <w:rPr>
            <w:iCs/>
            <w:lang w:val="zh-Hans"/>
          </w:rPr>
          <w:t>连接或断开连接</w:t>
        </w:r>
      </w:ins>
      <w:r>
        <w:rPr>
          <w:iCs/>
          <w:lang w:val="zh-Hans"/>
        </w:rPr>
        <w:t>，</w:t>
      </w:r>
      <w:r>
        <w:rPr>
          <w:b/>
          <w:iCs/>
          <w:lang w:val="zh-Hans"/>
        </w:rPr>
        <w:t>将调用</w:t>
      </w:r>
      <w:r>
        <w:rPr>
          <w:b/>
          <w:iCs/>
          <w:lang w:val="zh-Hans"/>
        </w:rPr>
        <w:t xml:space="preserve"> OnFront</w:t>
      </w:r>
      <w:r>
        <w:rPr>
          <w:lang w:val="zh-Hans"/>
        </w:rPr>
        <w:t xml:space="preserve"> </w:t>
      </w:r>
      <w:r>
        <w:rPr>
          <w:iCs/>
          <w:lang w:val="zh-Hans"/>
        </w:rPr>
        <w:t>断开连接。</w:t>
      </w:r>
    </w:p>
    <w:p w14:paraId="53C61BA3" w14:textId="77777777" w:rsidR="00274F8B" w:rsidRDefault="00F9769E">
      <w:pPr>
        <w:rPr>
          <w:rFonts w:cs="Calibri"/>
        </w:rPr>
      </w:pPr>
      <w:r>
        <w:rPr>
          <w:lang w:val="zh-Hans"/>
        </w:rPr>
        <w:t>连接</w:t>
      </w:r>
      <w:del w:id="458" w:author="陈学锋" w:date="2018-07-10T20:08:00Z">
        <w:r w:rsidDel="00C0262B">
          <w:rPr>
            <w:lang w:val="zh-Hans"/>
          </w:rPr>
          <w:delText>connected</w:delText>
        </w:r>
      </w:del>
      <w:ins w:id="459" w:author="陈学锋" w:date="2018-07-10T20:08:00Z">
        <w:r w:rsidR="00C0262B">
          <w:rPr>
            <w:lang w:val="zh-Hans"/>
          </w:rPr>
          <w:t>后</w:t>
        </w:r>
      </w:ins>
      <w:r>
        <w:rPr>
          <w:lang w:val="zh-Hans"/>
        </w:rPr>
        <w:t>，客户端程序可以使用</w:t>
      </w:r>
      <w:r w:rsidRPr="0062515A">
        <w:rPr>
          <w:b/>
          <w:highlight w:val="yellow"/>
          <w:lang w:val="zh-Hans"/>
        </w:rPr>
        <w:t>ReqUserLogin</w:t>
      </w:r>
      <w:r w:rsidRPr="0062515A">
        <w:rPr>
          <w:b/>
          <w:highlight w:val="yellow"/>
          <w:lang w:val="zh-Hans"/>
        </w:rPr>
        <w:t>（或</w:t>
      </w:r>
      <w:bookmarkStart w:id="460" w:name="OLE_LINK148"/>
      <w:bookmarkStart w:id="461" w:name="OLE_LINK149"/>
      <w:r w:rsidR="00626C2D" w:rsidRPr="0062515A">
        <w:rPr>
          <w:b/>
          <w:highlight w:val="yellow"/>
          <w:lang w:val="zh-Hans"/>
        </w:rPr>
        <w:t xml:space="preserve">(or </w:t>
      </w:r>
      <w:r>
        <w:rPr>
          <w:lang w:val="zh-Hans"/>
        </w:rPr>
        <w:t xml:space="preserve"> </w:t>
      </w:r>
      <w:r w:rsidR="00626C2D" w:rsidRPr="0062515A">
        <w:rPr>
          <w:b/>
          <w:highlight w:val="yellow"/>
          <w:lang w:val="zh-Hans"/>
        </w:rPr>
        <w:t>ReqUserLogin2</w:t>
      </w:r>
      <w:r w:rsidR="00626C2D" w:rsidRPr="0062515A">
        <w:rPr>
          <w:b/>
          <w:highlight w:val="yellow"/>
          <w:lang w:val="zh-Hans"/>
        </w:rPr>
        <w:t>）请求登录</w:t>
      </w:r>
      <w:bookmarkEnd w:id="460"/>
      <w:bookmarkEnd w:id="461"/>
      <w:r>
        <w:rPr>
          <w:lang w:val="zh-Hans"/>
        </w:rPr>
        <w:t>。关键</w:t>
      </w:r>
      <w:del w:id="462" w:author="陈学锋" w:date="2018-07-10T20:08:00Z">
        <w:r w:rsidDel="00C0262B">
          <w:rPr>
            <w:lang w:val="zh-Hans"/>
          </w:rPr>
          <w:delText xml:space="preserve">main </w:delText>
        </w:r>
      </w:del>
      <w:ins w:id="463" w:author="陈学锋" w:date="2018-07-10T20:08:00Z">
        <w:r w:rsidR="00C0262B">
          <w:rPr>
            <w:lang w:val="zh-Hans"/>
          </w:rPr>
          <w:t>数据</w:t>
        </w:r>
      </w:ins>
      <w:r>
        <w:rPr>
          <w:lang w:val="zh-Hans"/>
        </w:rPr>
        <w:t>结构是</w:t>
      </w:r>
      <w:r>
        <w:rPr>
          <w:b/>
          <w:lang w:val="zh-Hans"/>
        </w:rPr>
        <w:t>CThostFtdcReqUserLoginField</w:t>
      </w:r>
      <w:r>
        <w:rPr>
          <w:b/>
          <w:lang w:val="zh-Hans"/>
        </w:rPr>
        <w:t>。</w:t>
      </w:r>
      <w:r>
        <w:rPr>
          <w:lang w:val="zh-Hans"/>
        </w:rPr>
        <w:t xml:space="preserve">. </w:t>
      </w:r>
    </w:p>
    <w:p w14:paraId="721F0D5C" w14:textId="77777777" w:rsidR="00F9572B" w:rsidRPr="00EE4A88" w:rsidRDefault="00F9572B" w:rsidP="00EE4A88">
      <w:pPr>
        <w:pStyle w:val="a0"/>
        <w:spacing w:before="156"/>
        <w:ind w:left="600" w:hangingChars="250" w:hanging="600"/>
        <w:rPr>
          <w:highlight w:val="yellow"/>
        </w:rPr>
      </w:pPr>
      <w:r w:rsidRPr="008A7321">
        <w:rPr>
          <w:highlight w:val="yellow"/>
          <w:lang w:val="zh-Hans"/>
        </w:rPr>
        <w:t>注意：</w:t>
      </w:r>
      <w:r w:rsidR="008A7321" w:rsidRPr="008A7321">
        <w:rPr>
          <w:highlight w:val="yellow"/>
          <w:lang w:val="zh-Hans"/>
        </w:rPr>
        <w:t xml:space="preserve"> ReqUserLogin2</w:t>
      </w:r>
      <w:r w:rsidR="008A7321" w:rsidRPr="008A7321">
        <w:rPr>
          <w:highlight w:val="yellow"/>
          <w:lang w:val="zh-Hans"/>
        </w:rPr>
        <w:t>（</w:t>
      </w:r>
      <w:r>
        <w:rPr>
          <w:lang w:val="zh-Hans"/>
        </w:rPr>
        <w:t>登录请求</w:t>
      </w:r>
      <w:ins w:id="464" w:author="陈学锋" w:date="2018-07-10T20:10:00Z">
        <w:r w:rsidR="0080443B">
          <w:rPr>
            <w:highlight w:val="yellow"/>
            <w:lang w:val="zh-Hans"/>
          </w:rPr>
          <w:t>enhanced</w:t>
        </w:r>
      </w:ins>
      <w:r w:rsidR="00EE4A88">
        <w:rPr>
          <w:highlight w:val="yellow"/>
          <w:lang w:val="zh-Hans"/>
        </w:rPr>
        <w:t>2</w:t>
      </w:r>
      <w:r w:rsidR="00EE4A88">
        <w:rPr>
          <w:highlight w:val="yellow"/>
          <w:lang w:val="zh-Hans"/>
        </w:rPr>
        <w:t>）</w:t>
      </w:r>
      <w:r>
        <w:rPr>
          <w:lang w:val="zh-Hans"/>
        </w:rPr>
        <w:t xml:space="preserve">d </w:t>
      </w:r>
      <w:r w:rsidR="00EE4A88">
        <w:rPr>
          <w:highlight w:val="yellow"/>
          <w:lang w:val="zh-Hans"/>
        </w:rPr>
        <w:t>request</w:t>
      </w:r>
      <w:r>
        <w:rPr>
          <w:lang w:val="zh-Hans"/>
        </w:rPr>
        <w:t xml:space="preserve"> </w:t>
      </w:r>
      <w:ins w:id="465" w:author="陈学锋" w:date="2018-07-10T20:11:00Z">
        <w:r w:rsidR="0080443B">
          <w:rPr>
            <w:highlight w:val="yellow"/>
            <w:lang w:val="zh-Hans"/>
          </w:rPr>
          <w:t xml:space="preserve"> </w:t>
        </w:r>
      </w:ins>
      <w:r>
        <w:rPr>
          <w:lang w:val="zh-Hans"/>
        </w:rPr>
        <w:t xml:space="preserve"> </w:t>
      </w:r>
      <w:r w:rsidR="00EE4A88" w:rsidRPr="00EE4A88">
        <w:rPr>
          <w:highlight w:val="yellow"/>
          <w:lang w:val="zh-Hans"/>
        </w:rPr>
        <w:t>ReqUserPasswordUpdate2</w:t>
      </w:r>
      <w:r w:rsidR="00EE4A88" w:rsidRPr="00EE4A88">
        <w:rPr>
          <w:highlight w:val="yellow"/>
          <w:lang w:val="zh-Hans"/>
        </w:rPr>
        <w:t>（</w:t>
      </w:r>
      <w:r w:rsidR="00EE4A88">
        <w:rPr>
          <w:highlight w:val="yellow"/>
          <w:lang w:val="zh-Hans"/>
        </w:rPr>
        <w:t>用户密码更新</w:t>
      </w:r>
      <w:r>
        <w:rPr>
          <w:lang w:val="zh-Hans"/>
        </w:rPr>
        <w:t>请求</w:t>
      </w:r>
      <w:del w:id="466" w:author="陈学锋" w:date="2018-07-10T20:10:00Z">
        <w:r w:rsidR="000C7159" w:rsidDel="0080443B">
          <w:rPr>
            <w:highlight w:val="yellow"/>
            <w:lang w:val="zh-Hans"/>
          </w:rPr>
          <w:delText xml:space="preserve">new </w:delText>
        </w:r>
      </w:del>
      <w:r w:rsidR="00EE4A88">
        <w:rPr>
          <w:highlight w:val="yellow"/>
          <w:lang w:val="zh-Hans"/>
        </w:rPr>
        <w:t>2</w:t>
      </w:r>
      <w:r w:rsidR="00EE4A88">
        <w:rPr>
          <w:highlight w:val="yellow"/>
          <w:lang w:val="zh-Hans"/>
        </w:rPr>
        <w:t>）是</w:t>
      </w:r>
      <w:r>
        <w:rPr>
          <w:lang w:val="zh-Hans"/>
        </w:rPr>
        <w:t>两个增强</w:t>
      </w:r>
      <w:r w:rsidR="000C7159">
        <w:rPr>
          <w:highlight w:val="yellow"/>
          <w:lang w:val="zh-Hans"/>
        </w:rPr>
        <w:t>的</w:t>
      </w:r>
      <w:r w:rsidR="000C7159">
        <w:rPr>
          <w:highlight w:val="yellow"/>
          <w:lang w:val="zh-Hans"/>
        </w:rPr>
        <w:t xml:space="preserve"> API</w:t>
      </w:r>
      <w:ins w:id="467" w:author="陈学锋" w:date="2018-07-10T20:10:00Z">
        <w:r w:rsidR="0080443B">
          <w:rPr>
            <w:highlight w:val="yellow"/>
            <w:lang w:val="zh-Hans"/>
          </w:rPr>
          <w:t>s</w:t>
        </w:r>
        <w:r w:rsidR="0080443B">
          <w:rPr>
            <w:highlight w:val="yellow"/>
            <w:lang w:val="zh-Hans"/>
          </w:rPr>
          <w:t>，</w:t>
        </w:r>
      </w:ins>
      <w:del w:id="468" w:author="陈学锋" w:date="2018-07-10T20:10:00Z">
        <w:r w:rsidR="000C7159" w:rsidDel="0080443B">
          <w:rPr>
            <w:highlight w:val="yellow"/>
            <w:lang w:val="zh-Hans"/>
          </w:rPr>
          <w:delText xml:space="preserve"> for the purpose of optimizing the performance of login.</w:delText>
        </w:r>
      </w:del>
      <w:ins w:id="469" w:author="陈学锋" w:date="2018-07-10T20:10:00Z">
        <w:r w:rsidR="0080443B">
          <w:rPr>
            <w:highlight w:val="yellow"/>
            <w:lang w:val="zh-Hans"/>
          </w:rPr>
          <w:t>它要求</w:t>
        </w:r>
        <w:r w:rsidR="0080443B">
          <w:rPr>
            <w:highlight w:val="yellow"/>
            <w:lang w:val="zh-Hans"/>
          </w:rPr>
          <w:t xml:space="preserve"> CTP</w:t>
        </w:r>
      </w:ins>
      <w:r>
        <w:rPr>
          <w:lang w:val="zh-Hans"/>
        </w:rPr>
        <w:t>后端版本</w:t>
      </w:r>
      <w:ins w:id="470" w:author="陈学锋" w:date="2018-07-10T20:10:00Z">
        <w:r w:rsidR="0080443B">
          <w:rPr>
            <w:highlight w:val="yellow"/>
            <w:lang w:val="zh-Hans"/>
          </w:rPr>
          <w:t>为</w:t>
        </w:r>
        <w:r w:rsidR="0080443B">
          <w:rPr>
            <w:highlight w:val="yellow"/>
            <w:lang w:val="zh-Hans"/>
          </w:rPr>
          <w:t xml:space="preserve"> P20170915 </w:t>
        </w:r>
        <w:r w:rsidR="0080443B">
          <w:rPr>
            <w:highlight w:val="yellow"/>
            <w:lang w:val="zh-Hans"/>
          </w:rPr>
          <w:t>或更晚。</w:t>
        </w:r>
      </w:ins>
      <w:r>
        <w:rPr>
          <w:lang w:val="zh-Hans"/>
        </w:rPr>
        <w:t xml:space="preserve"> </w:t>
      </w:r>
      <w:r w:rsidR="00EE4A88" w:rsidRPr="00EE4A88">
        <w:rPr>
          <w:highlight w:val="yellow"/>
          <w:lang w:val="zh-Hans"/>
        </w:rPr>
        <w:t xml:space="preserve"> </w:t>
      </w:r>
    </w:p>
    <w:p w14:paraId="2C5077C3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4FFB1E2B" wp14:editId="6FC12C5D">
            <wp:extent cx="5219700" cy="137160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38B3" w14:textId="77777777" w:rsidR="00274F8B" w:rsidRDefault="00F9769E">
      <w:pPr>
        <w:rPr>
          <w:rFonts w:cs="Calibri"/>
          <w:u w:val="single"/>
        </w:rPr>
      </w:pPr>
      <w:r>
        <w:rPr>
          <w:rStyle w:val="af"/>
          <w:lang w:val="zh-Hans"/>
        </w:rPr>
        <w:t>BrokerID</w:t>
      </w:r>
      <w:r>
        <w:rPr>
          <w:lang w:val="zh-Hans"/>
        </w:rPr>
        <w:t>是期货</w:t>
      </w:r>
      <w:del w:id="471" w:author="陈学锋" w:date="2018-07-10T20:11:00Z">
        <w:r w:rsidDel="0080443B">
          <w:rPr>
            <w:lang w:val="zh-Hans"/>
          </w:rPr>
          <w:delText xml:space="preserve">for </w:delText>
        </w:r>
      </w:del>
      <w:ins w:id="472" w:author="陈学锋" w:date="2018-07-10T20:11:00Z">
        <w:r w:rsidR="0080443B">
          <w:rPr>
            <w:lang w:val="zh-Hans"/>
          </w:rPr>
          <w:t>公司</w:t>
        </w:r>
      </w:ins>
      <w:r>
        <w:rPr>
          <w:lang w:val="zh-Hans"/>
        </w:rPr>
        <w:t>的成员</w:t>
      </w:r>
      <w:r>
        <w:rPr>
          <w:lang w:val="zh-Hans"/>
        </w:rPr>
        <w:t xml:space="preserve"> ID</w:t>
      </w:r>
      <w:r>
        <w:rPr>
          <w:lang w:val="zh-Hans"/>
        </w:rPr>
        <w:t>。</w:t>
      </w:r>
    </w:p>
    <w:p w14:paraId="30FF0218" w14:textId="77777777" w:rsidR="00274F8B" w:rsidRDefault="00F9769E">
      <w:pPr>
        <w:rPr>
          <w:rFonts w:cs="Calibri"/>
        </w:rPr>
      </w:pPr>
      <w:r>
        <w:rPr>
          <w:rStyle w:val="af"/>
          <w:lang w:val="zh-Hans"/>
        </w:rPr>
        <w:t>UserID</w:t>
      </w:r>
      <w:r>
        <w:rPr>
          <w:lang w:val="zh-Hans"/>
        </w:rPr>
        <w:t>是期货</w:t>
      </w:r>
      <w:r>
        <w:rPr>
          <w:lang w:val="zh-Hans"/>
        </w:rPr>
        <w:t>for</w:t>
      </w:r>
      <w:r>
        <w:rPr>
          <w:lang w:val="zh-Hans"/>
        </w:rPr>
        <w:t>公司投资者的客户代码。</w:t>
      </w:r>
    </w:p>
    <w:p w14:paraId="42002F1B" w14:textId="77777777" w:rsidR="00274F8B" w:rsidRDefault="00F9769E">
      <w:pPr>
        <w:rPr>
          <w:rFonts w:cs="Calibri"/>
        </w:rPr>
      </w:pPr>
      <w:r>
        <w:rPr>
          <w:lang w:val="zh-Hans"/>
        </w:rPr>
        <w:t>密码是投资者的密码。</w:t>
      </w:r>
    </w:p>
    <w:p w14:paraId="1C1BF73A" w14:textId="77777777" w:rsidR="00274F8B" w:rsidRDefault="00F9769E">
      <w:pPr>
        <w:rPr>
          <w:rFonts w:cs="Calibri"/>
        </w:rPr>
      </w:pPr>
      <w:r>
        <w:rPr>
          <w:lang w:val="zh-Hans"/>
        </w:rPr>
        <w:t>此函数返回的整数值</w:t>
      </w:r>
      <w:r>
        <w:rPr>
          <w:lang w:val="zh-Hans"/>
        </w:rPr>
        <w:t xml:space="preserve"> </w:t>
      </w:r>
      <w:r>
        <w:rPr>
          <w:lang w:val="zh-Hans"/>
        </w:rPr>
        <w:t>（示例代码中的</w:t>
      </w:r>
      <w:r>
        <w:rPr>
          <w:lang w:val="zh-Hans"/>
        </w:rPr>
        <w:t xml:space="preserve"> in the </w:t>
      </w:r>
      <w:ins w:id="473" w:author="陈学锋" w:date="2018-07-10T20:12:00Z">
        <w:r w:rsidR="0080443B">
          <w:rPr>
            <w:lang w:val="zh-Hans"/>
          </w:rPr>
          <w:t>sample code</w:t>
        </w:r>
      </w:ins>
      <w:del w:id="474" w:author="陈学锋" w:date="2018-07-10T20:12:00Z">
        <w:r w:rsidDel="0080443B">
          <w:rPr>
            <w:lang w:val="zh-Hans"/>
          </w:rPr>
          <w:delText>code fragment</w:delText>
        </w:r>
      </w:del>
      <w:ins w:id="475" w:author="陈学锋" w:date="2018-07-10T20:14:00Z">
        <w:r w:rsidR="0080443B">
          <w:rPr>
            <w:lang w:val="zh-Hans"/>
          </w:rPr>
          <w:t xml:space="preserve">whether </w:t>
        </w:r>
      </w:ins>
      <w:ins w:id="476" w:author="陈学锋" w:date="2018-07-10T20:13:00Z">
        <w:r w:rsidR="0080443B">
          <w:rPr>
            <w:lang w:val="zh-Hans"/>
          </w:rPr>
          <w:t xml:space="preserve">whether </w:t>
        </w:r>
      </w:ins>
      <w:ins w:id="477" w:author="陈学锋" w:date="2018-07-10T20:14:00Z">
        <w:r w:rsidR="0080443B">
          <w:rPr>
            <w:lang w:val="zh-Hans"/>
          </w:rPr>
          <w:t xml:space="preserve">was was </w:t>
        </w:r>
      </w:ins>
      <w:del w:id="478" w:author="陈学锋" w:date="2018-07-10T20:14:00Z">
        <w:r w:rsidDel="0080443B">
          <w:rPr>
            <w:lang w:val="zh-Hans"/>
          </w:rPr>
          <w:delText xml:space="preserve">is </w:delText>
        </w:r>
      </w:del>
      <w:r>
        <w:rPr>
          <w:b/>
          <w:lang w:val="zh-Hans"/>
        </w:rPr>
        <w:t>ret</w:t>
      </w:r>
      <w:r>
        <w:rPr>
          <w:b/>
          <w:lang w:val="zh-Hans"/>
        </w:rPr>
        <w:t>）</w:t>
      </w:r>
      <w:r>
        <w:rPr>
          <w:lang w:val="zh-Hans"/>
        </w:rPr>
        <w:t xml:space="preserve"> </w:t>
      </w:r>
      <w:r>
        <w:rPr>
          <w:lang w:val="zh-Hans"/>
        </w:rPr>
        <w:t>指示请求是否已成功发送，而不是服务器</w:t>
      </w:r>
      <w:del w:id="479" w:author="陈学锋" w:date="2018-07-10T20:14:00Z">
        <w:r w:rsidDel="0080443B">
          <w:rPr>
            <w:lang w:val="zh-Hans"/>
          </w:rPr>
          <w:delText xml:space="preserve">is </w:delText>
        </w:r>
      </w:del>
      <w:r>
        <w:rPr>
          <w:lang w:val="zh-Hans"/>
        </w:rPr>
        <w:t>是否处理请求。</w:t>
      </w:r>
      <w:r>
        <w:rPr>
          <w:lang w:val="zh-Hans"/>
        </w:rPr>
        <w:t xml:space="preserve">  </w:t>
      </w:r>
    </w:p>
    <w:p w14:paraId="77E82C6E" w14:textId="77777777" w:rsidR="00274F8B" w:rsidRDefault="00F9769E">
      <w:pPr>
        <w:rPr>
          <w:rFonts w:cs="Calibri"/>
          <w:b/>
          <w:bCs/>
        </w:rPr>
      </w:pPr>
      <w:r>
        <w:rPr>
          <w:b/>
          <w:bCs/>
          <w:lang w:val="zh-Hans"/>
        </w:rPr>
        <w:t>返回值</w:t>
      </w:r>
      <w:r>
        <w:rPr>
          <w:b/>
          <w:bCs/>
          <w:lang w:val="zh-Hans"/>
        </w:rPr>
        <w:t xml:space="preserve"> </w:t>
      </w:r>
    </w:p>
    <w:p w14:paraId="20FD794A" w14:textId="77777777" w:rsidR="00274F8B" w:rsidRDefault="00F9769E">
      <w:pPr>
        <w:pStyle w:val="21"/>
        <w:numPr>
          <w:ilvl w:val="0"/>
          <w:numId w:val="5"/>
        </w:numPr>
        <w:ind w:firstLineChars="0"/>
        <w:rPr>
          <w:rFonts w:ascii="Calibri" w:hAnsi="Calibri" w:cs="Calibri"/>
          <w:sz w:val="21"/>
        </w:rPr>
      </w:pPr>
      <w:r>
        <w:rPr>
          <w:sz w:val="21"/>
          <w:lang w:val="zh-Hans"/>
        </w:rPr>
        <w:lastRenderedPageBreak/>
        <w:t xml:space="preserve">0， </w:t>
      </w:r>
      <w:del w:id="480" w:author="陈学锋" w:date="2018-07-10T20:15:00Z">
        <w:r w:rsidDel="0080443B">
          <w:rPr>
            <w:sz w:val="21"/>
            <w:lang w:val="zh-Hans"/>
          </w:rPr>
          <w:delText>represents sending out</w:delText>
        </w:r>
      </w:del>
      <w:ins w:id="481" w:author="陈学锋" w:date="2018-07-10T20:15:00Z">
        <w:r w:rsidR="0080443B">
          <w:rPr>
            <w:sz w:val="21"/>
            <w:lang w:val="zh-Hans"/>
          </w:rPr>
          <w:t>已成功</w:t>
        </w:r>
      </w:ins>
      <w:r>
        <w:rPr>
          <w:sz w:val="21"/>
          <w:lang w:val="zh-Hans"/>
        </w:rPr>
        <w:t xml:space="preserve"> 发送。</w:t>
      </w:r>
    </w:p>
    <w:p w14:paraId="3722D324" w14:textId="77777777" w:rsidR="00274F8B" w:rsidRDefault="00F9769E">
      <w:pPr>
        <w:pStyle w:val="21"/>
        <w:numPr>
          <w:ilvl w:val="0"/>
          <w:numId w:val="5"/>
        </w:numPr>
        <w:ind w:firstLineChars="0"/>
        <w:rPr>
          <w:rFonts w:ascii="Calibri" w:hAnsi="Calibri" w:cs="Calibri"/>
          <w:sz w:val="21"/>
        </w:rPr>
      </w:pPr>
      <w:r>
        <w:rPr>
          <w:sz w:val="21"/>
          <w:lang w:val="zh-Hans"/>
        </w:rPr>
        <w:t xml:space="preserve">-1， </w:t>
      </w:r>
      <w:del w:id="482" w:author="陈学锋" w:date="2018-07-10T20:15:00Z">
        <w:r w:rsidDel="0080443B">
          <w:rPr>
            <w:sz w:val="21"/>
            <w:lang w:val="zh-Hans"/>
          </w:rPr>
          <w:delText>represents the network connection failure;</w:delText>
        </w:r>
      </w:del>
      <w:ins w:id="483" w:author="陈学锋" w:date="2018-07-10T20:16:00Z">
        <w:r w:rsidR="0080443B">
          <w:rPr>
            <w:sz w:val="21"/>
            <w:lang w:val="zh-Hans"/>
          </w:rPr>
          <w:t>发送失败;</w:t>
        </w:r>
      </w:ins>
    </w:p>
    <w:p w14:paraId="4E0ADBF3" w14:textId="77777777" w:rsidR="00274F8B" w:rsidRDefault="00F9769E">
      <w:pPr>
        <w:pStyle w:val="21"/>
        <w:numPr>
          <w:ilvl w:val="0"/>
          <w:numId w:val="5"/>
        </w:numPr>
        <w:ind w:firstLineChars="0"/>
        <w:rPr>
          <w:rFonts w:ascii="Calibri" w:hAnsi="Calibri" w:cs="Calibri"/>
          <w:sz w:val="21"/>
        </w:rPr>
      </w:pPr>
      <w:r>
        <w:rPr>
          <w:sz w:val="21"/>
          <w:lang w:val="zh-Hans"/>
        </w:rPr>
        <w:t xml:space="preserve">-2， </w:t>
      </w:r>
      <w:del w:id="484" w:author="陈学锋" w:date="2018-07-10T20:17:00Z">
        <w:r w:rsidDel="0080443B">
          <w:rPr>
            <w:sz w:val="21"/>
            <w:lang w:val="zh-Hans"/>
          </w:rPr>
          <w:delText xml:space="preserve">indicates that the </w:delText>
        </w:r>
      </w:del>
      <w:r>
        <w:rPr>
          <w:sz w:val="21"/>
          <w:lang w:val="zh-Hans"/>
        </w:rPr>
        <w:t>未处理的请求超过</w:t>
      </w:r>
      <w:ins w:id="485" w:author="陈学锋" w:date="2018-07-10T20:17:00Z">
        <w:r w:rsidR="0080443B">
          <w:rPr>
            <w:sz w:val="21"/>
            <w:lang w:val="zh-Hans"/>
          </w:rPr>
          <w:t>允许</w:t>
        </w:r>
      </w:ins>
      <w:r>
        <w:rPr>
          <w:sz w:val="21"/>
          <w:lang w:val="zh-Hans"/>
        </w:rPr>
        <w:t xml:space="preserve"> 的 </w:t>
      </w:r>
      <w:del w:id="486" w:author="陈学锋" w:date="2018-07-10T20:17:00Z">
        <w:r w:rsidDel="0080443B">
          <w:rPr>
            <w:sz w:val="21"/>
            <w:lang w:val="zh-Hans"/>
          </w:rPr>
          <w:delText>allowable quantity</w:delText>
        </w:r>
      </w:del>
      <w:ins w:id="487" w:author="陈学锋" w:date="2018-07-10T20:17:00Z">
        <w:r w:rsidR="0080443B">
          <w:rPr>
            <w:sz w:val="21"/>
            <w:lang w:val="zh-Hans"/>
          </w:rPr>
          <w:t>卷</w:t>
        </w:r>
      </w:ins>
      <w:r>
        <w:rPr>
          <w:sz w:val="21"/>
          <w:lang w:val="zh-Hans"/>
        </w:rPr>
        <w:t>;</w:t>
      </w:r>
    </w:p>
    <w:p w14:paraId="11A4EB3F" w14:textId="77777777" w:rsidR="00274F8B" w:rsidRDefault="00F9769E">
      <w:pPr>
        <w:pStyle w:val="21"/>
        <w:numPr>
          <w:ilvl w:val="0"/>
          <w:numId w:val="5"/>
        </w:numPr>
        <w:ind w:firstLineChars="0"/>
        <w:rPr>
          <w:rFonts w:ascii="Calibri" w:hAnsi="Calibri" w:cs="Calibri"/>
          <w:sz w:val="21"/>
        </w:rPr>
      </w:pPr>
      <w:r>
        <w:rPr>
          <w:sz w:val="21"/>
          <w:lang w:val="zh-Hans"/>
        </w:rPr>
        <w:t xml:space="preserve">-3， </w:t>
      </w:r>
      <w:del w:id="488" w:author="陈学锋" w:date="2018-07-10T20:20:00Z">
        <w:r w:rsidDel="00843F68">
          <w:rPr>
            <w:sz w:val="21"/>
            <w:lang w:val="zh-Hans"/>
          </w:rPr>
          <w:delText xml:space="preserve">indicates that </w:delText>
        </w:r>
      </w:del>
      <w:r>
        <w:rPr>
          <w:sz w:val="21"/>
          <w:lang w:val="zh-Hans"/>
        </w:rPr>
        <w:t xml:space="preserve">秒发送的请求数超过允许 </w:t>
      </w:r>
      <w:del w:id="489" w:author="陈学锋" w:date="2018-07-10T20:21:00Z">
        <w:r w:rsidDel="00843F68">
          <w:rPr>
            <w:sz w:val="21"/>
            <w:lang w:val="zh-Hans"/>
          </w:rPr>
          <w:delText>allowable quantity</w:delText>
        </w:r>
      </w:del>
      <w:ins w:id="490" w:author="陈学锋" w:date="2018-07-10T20:21:00Z">
        <w:r w:rsidR="00843F68">
          <w:rPr>
            <w:sz w:val="21"/>
            <w:lang w:val="zh-Hans"/>
          </w:rPr>
          <w:t>的量</w:t>
        </w:r>
      </w:ins>
      <w:r>
        <w:rPr>
          <w:sz w:val="21"/>
          <w:lang w:val="zh-Hans"/>
        </w:rPr>
        <w:t>。</w:t>
      </w:r>
    </w:p>
    <w:p w14:paraId="7EE18DED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 xml:space="preserve">CTP API </w:t>
      </w:r>
      <w:r>
        <w:rPr>
          <w:b/>
          <w:lang w:val="zh-Hans"/>
        </w:rPr>
        <w:t>中大多数请求的返回值与上述值相同。</w:t>
      </w:r>
      <w:r>
        <w:rPr>
          <w:b/>
          <w:lang w:val="zh-Hans"/>
        </w:rPr>
        <w:t xml:space="preserve"> </w:t>
      </w:r>
    </w:p>
    <w:p w14:paraId="2E0EA639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0CFD655" wp14:editId="205E601C">
            <wp:extent cx="5067300" cy="85725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AC8E" w14:textId="77777777" w:rsidR="00274F8B" w:rsidRDefault="00843F68">
      <w:pPr>
        <w:rPr>
          <w:rFonts w:cs="Calibri"/>
        </w:rPr>
      </w:pPr>
      <w:ins w:id="491" w:author="陈学锋" w:date="2018-07-10T20:22:00Z">
        <w:r>
          <w:rPr>
            <w:lang w:val="zh-Hans"/>
          </w:rPr>
          <w:t>s</w:t>
        </w:r>
      </w:ins>
      <w:r w:rsidR="00F9769E">
        <w:rPr>
          <w:lang w:val="zh-Hans"/>
        </w:rPr>
        <w:t xml:space="preserve"> the response via </w:t>
      </w:r>
      <w:ins w:id="492" w:author="陈学锋" w:date="2018-07-10T20:22:00Z">
        <w:r>
          <w:rPr>
            <w:lang w:val="zh-Hans"/>
          </w:rPr>
          <w:t xml:space="preserve">the </w:t>
        </w:r>
      </w:ins>
      <w:r w:rsidR="00F9769E">
        <w:rPr>
          <w:lang w:val="zh-Hans"/>
        </w:rPr>
        <w:t>成功接收登录请求后，服务器验证</w:t>
      </w:r>
      <w:r w:rsidR="00F9769E">
        <w:rPr>
          <w:lang w:val="zh-Hans"/>
        </w:rPr>
        <w:t xml:space="preserve"> BrokerID</w:t>
      </w:r>
      <w:r w:rsidR="00F9769E">
        <w:rPr>
          <w:lang w:val="zh-Hans"/>
        </w:rPr>
        <w:t>、</w:t>
      </w:r>
      <w:r w:rsidR="00F9769E">
        <w:rPr>
          <w:lang w:val="zh-Hans"/>
        </w:rPr>
        <w:t>UserID</w:t>
      </w:r>
      <w:del w:id="493" w:author="陈学锋" w:date="2018-07-10T20:21:00Z">
        <w:r w:rsidR="00F9769E" w:rsidDel="00843F68">
          <w:rPr>
            <w:lang w:val="zh-Hans"/>
          </w:rPr>
          <w:delText xml:space="preserve"> </w:delText>
        </w:r>
      </w:del>
      <w:r w:rsidR="00F9769E">
        <w:rPr>
          <w:lang w:val="zh-Hans"/>
        </w:rPr>
        <w:t xml:space="preserve">  UserID </w:t>
      </w:r>
      <w:r w:rsidR="00F9769E">
        <w:rPr>
          <w:lang w:val="zh-Hans"/>
        </w:rPr>
        <w:t>和密码，然后通过</w:t>
      </w:r>
      <w:r w:rsidR="00F9769E">
        <w:rPr>
          <w:lang w:val="zh-Hans"/>
        </w:rPr>
        <w:t xml:space="preserve"> </w:t>
      </w:r>
      <w:r w:rsidR="00F9769E">
        <w:rPr>
          <w:b/>
          <w:lang w:val="zh-Hans"/>
        </w:rPr>
        <w:t>OnRspUserLogin</w:t>
      </w:r>
      <w:r w:rsidR="00F9769E">
        <w:rPr>
          <w:lang w:val="zh-Hans"/>
        </w:rPr>
        <w:t>方法返回响应。</w:t>
      </w:r>
    </w:p>
    <w:p w14:paraId="71E780E0" w14:textId="77777777" w:rsidR="00274F8B" w:rsidRDefault="00F9769E">
      <w:pPr>
        <w:rPr>
          <w:rFonts w:cs="Calibri"/>
        </w:rPr>
      </w:pPr>
      <w:r>
        <w:rPr>
          <w:lang w:val="zh-Hans"/>
        </w:rPr>
        <w:t>开发人员可以通过第二个</w:t>
      </w:r>
      <w:del w:id="494" w:author="陈学锋" w:date="2018-07-10T20:22:00Z">
        <w:r w:rsidDel="00843F68">
          <w:rPr>
            <w:lang w:val="zh-Hans"/>
          </w:rPr>
          <w:delText xml:space="preserve">is </w:delText>
        </w:r>
      </w:del>
      <w:ins w:id="495" w:author="陈学锋" w:date="2018-07-10T20:22:00Z">
        <w:r w:rsidR="00843F68">
          <w:rPr>
            <w:lang w:val="zh-Hans"/>
          </w:rPr>
          <w:t>参数</w:t>
        </w:r>
      </w:ins>
      <w:r>
        <w:rPr>
          <w:lang w:val="zh-Hans"/>
        </w:rPr>
        <w:t>successful via</w:t>
      </w:r>
      <w:ins w:id="496" w:author="陈学锋" w:date="2018-07-10T20:22:00Z">
        <w:r w:rsidR="00843F68">
          <w:rPr>
            <w:lang w:val="zh-Hans"/>
          </w:rPr>
          <w:t xml:space="preserve"> the</w:t>
        </w:r>
      </w:ins>
      <w:r>
        <w:rPr>
          <w:b/>
          <w:lang w:val="zh-Hans"/>
        </w:rPr>
        <w:t xml:space="preserve"> pRspInfo</w:t>
      </w:r>
      <w:r>
        <w:rPr>
          <w:lang w:val="zh-Hans"/>
        </w:rPr>
        <w:t>中的</w:t>
      </w:r>
      <w:r>
        <w:rPr>
          <w:lang w:val="zh-Hans"/>
        </w:rPr>
        <w:t xml:space="preserve"> ErrorID</w:t>
      </w:r>
      <w:r>
        <w:rPr>
          <w:lang w:val="zh-Hans"/>
        </w:rPr>
        <w:t>判断</w:t>
      </w:r>
      <w:r>
        <w:rPr>
          <w:b/>
          <w:lang w:val="zh-Hans"/>
        </w:rPr>
        <w:t>登录是否成功</w:t>
      </w:r>
      <w:r>
        <w:rPr>
          <w:lang w:val="zh-Hans"/>
        </w:rPr>
        <w:t>。如果</w:t>
      </w:r>
      <w:ins w:id="497" w:author="陈学锋" w:date="2018-07-10T20:23:00Z">
        <w:r w:rsidR="00843F68">
          <w:rPr>
            <w:lang w:val="zh-Hans"/>
          </w:rPr>
          <w:t xml:space="preserve"> </w:t>
        </w:r>
      </w:ins>
      <w:r>
        <w:rPr>
          <w:lang w:val="zh-Hans"/>
        </w:rPr>
        <w:t xml:space="preserve"> ErrorID </w:t>
      </w:r>
      <w:r>
        <w:rPr>
          <w:lang w:val="zh-Hans"/>
        </w:rPr>
        <w:t>为</w:t>
      </w:r>
      <w:r>
        <w:rPr>
          <w:lang w:val="zh-Hans"/>
        </w:rPr>
        <w:t xml:space="preserve"> 0</w:t>
      </w:r>
      <w:r>
        <w:rPr>
          <w:lang w:val="zh-Hans"/>
        </w:rPr>
        <w:t>，则</w:t>
      </w:r>
      <w:del w:id="498" w:author="陈学锋" w:date="2018-07-10T20:23:00Z">
        <w:r w:rsidDel="00843F68">
          <w:rPr>
            <w:lang w:val="zh-Hans"/>
          </w:rPr>
          <w:delText xml:space="preserve">is </w:delText>
        </w:r>
      </w:del>
      <w:ins w:id="499" w:author="陈学锋" w:date="2018-07-10T20:23:00Z">
        <w:r w:rsidR="00843F68">
          <w:rPr>
            <w:lang w:val="zh-Hans"/>
          </w:rPr>
          <w:t>登录成功</w:t>
        </w:r>
      </w:ins>
      <w:r>
        <w:rPr>
          <w:lang w:val="zh-Hans"/>
        </w:rPr>
        <w:t>，否则</w:t>
      </w:r>
      <w:ins w:id="500" w:author="陈学锋" w:date="2018-07-10T20:23:00Z">
        <w:r w:rsidR="00843F68">
          <w:rPr>
            <w:lang w:val="zh-Hans"/>
          </w:rPr>
          <w:t>失败</w:t>
        </w:r>
      </w:ins>
      <w:r>
        <w:rPr>
          <w:lang w:val="zh-Hans"/>
        </w:rPr>
        <w:t>。</w:t>
      </w:r>
    </w:p>
    <w:p w14:paraId="5948018B" w14:textId="77777777" w:rsidR="00274F8B" w:rsidRDefault="00F9769E">
      <w:pPr>
        <w:rPr>
          <w:rFonts w:cs="Calibri"/>
        </w:rPr>
      </w:pPr>
      <w:r>
        <w:rPr>
          <w:lang w:val="zh-Hans"/>
        </w:rPr>
        <w:t>通常，错误消息</w:t>
      </w:r>
      <w:del w:id="501" w:author="陈学锋" w:date="2018-07-21T13:49:00Z">
        <w:r w:rsidDel="00B41C3C">
          <w:rPr>
            <w:lang w:val="zh-Hans"/>
          </w:rPr>
          <w:delText>Il</w:delText>
        </w:r>
      </w:del>
      <w:del w:id="502" w:author="陈学锋" w:date="2018-07-12T21:16:00Z">
        <w:r w:rsidDel="00D24C45">
          <w:rPr>
            <w:lang w:val="zh-Hans"/>
          </w:rPr>
          <w:delText>legal</w:delText>
        </w:r>
      </w:del>
      <w:ins w:id="503" w:author="陈学锋" w:date="2018-07-21T13:49:00Z">
        <w:r w:rsidR="00B41C3C">
          <w:rPr>
            <w:lang w:val="zh-Hans"/>
          </w:rPr>
          <w:t>"il</w:t>
        </w:r>
      </w:ins>
      <w:ins w:id="504" w:author="陈学锋" w:date="2018-07-12T21:16:00Z">
        <w:r w:rsidR="00D24C45">
          <w:rPr>
            <w:lang w:val="zh-Hans"/>
          </w:rPr>
          <w:t>合法</w:t>
        </w:r>
      </w:ins>
      <w:r>
        <w:rPr>
          <w:lang w:val="zh-Hans"/>
        </w:rPr>
        <w:t xml:space="preserve"> </w:t>
      </w:r>
      <w:r>
        <w:rPr>
          <w:lang w:val="zh-Hans"/>
        </w:rPr>
        <w:t>登录</w:t>
      </w:r>
      <w:r>
        <w:rPr>
          <w:lang w:val="zh-Hans"/>
        </w:rPr>
        <w:t>"</w:t>
      </w:r>
      <w:r>
        <w:rPr>
          <w:lang w:val="zh-Hans"/>
        </w:rPr>
        <w:t>将返回密码错误。</w:t>
      </w:r>
    </w:p>
    <w:p w14:paraId="3A701F1E" w14:textId="77777777" w:rsidR="00274F8B" w:rsidRDefault="00F9769E">
      <w:pPr>
        <w:rPr>
          <w:rFonts w:cs="Calibri"/>
        </w:rPr>
      </w:pPr>
      <w:r>
        <w:rPr>
          <w:lang w:val="zh-Hans"/>
        </w:rPr>
        <w:t>成功</w:t>
      </w:r>
      <w:del w:id="505" w:author="陈学锋" w:date="2018-07-10T20:24:00Z">
        <w:r w:rsidDel="00843F68">
          <w:rPr>
            <w:lang w:val="zh-Hans"/>
          </w:rPr>
          <w:delText xml:space="preserve">login </w:delText>
        </w:r>
      </w:del>
      <w:ins w:id="506" w:author="陈学锋" w:date="2018-07-10T20:24:00Z">
        <w:r w:rsidR="00843F68">
          <w:rPr>
            <w:lang w:val="zh-Hans"/>
          </w:rPr>
          <w:t>登录</w:t>
        </w:r>
      </w:ins>
      <w:r>
        <w:rPr>
          <w:lang w:val="zh-Hans"/>
        </w:rPr>
        <w:t>后，第一个</w:t>
      </w:r>
      <w:r>
        <w:rPr>
          <w:b/>
          <w:lang w:val="zh-Hans"/>
        </w:rPr>
        <w:t>参数</w:t>
      </w:r>
      <w:r>
        <w:rPr>
          <w:b/>
          <w:lang w:val="zh-Hans"/>
        </w:rPr>
        <w:t xml:space="preserve"> pRspUserLogin</w:t>
      </w:r>
      <w:r>
        <w:rPr>
          <w:lang w:val="zh-Hans"/>
        </w:rPr>
        <w:t>包含来自服务器的一些基本数据，</w:t>
      </w:r>
      <w:ins w:id="507" w:author="陈学锋" w:date="2018-07-10T20:25:00Z">
        <w:r w:rsidR="00843F68">
          <w:rPr>
            <w:lang w:val="zh-Hans"/>
          </w:rPr>
          <w:t>’s</w:t>
        </w:r>
      </w:ins>
      <w:r>
        <w:rPr>
          <w:lang w:val="zh-Hans"/>
        </w:rPr>
        <w:t>如会话</w:t>
      </w:r>
      <w:r>
        <w:rPr>
          <w:lang w:val="zh-Hans"/>
        </w:rPr>
        <w:t>SessionID, ID</w:t>
      </w:r>
      <w:r>
        <w:rPr>
          <w:lang w:val="zh-Hans"/>
        </w:rPr>
        <w:t>、</w:t>
      </w:r>
      <w:r>
        <w:rPr>
          <w:lang w:val="zh-Hans"/>
        </w:rPr>
        <w:t>frontID</w:t>
      </w:r>
      <w:r>
        <w:rPr>
          <w:lang w:val="zh-Hans"/>
        </w:rPr>
        <w:t>、</w:t>
      </w:r>
      <w:r>
        <w:rPr>
          <w:lang w:val="zh-Hans"/>
        </w:rPr>
        <w:t xml:space="preserve">maxOrderRef </w:t>
      </w:r>
      <w:r>
        <w:rPr>
          <w:lang w:val="zh-Hans"/>
        </w:rPr>
        <w:t>和每个交换服务器上</w:t>
      </w:r>
      <w:r>
        <w:rPr>
          <w:lang w:val="zh-Hans"/>
        </w:rPr>
        <w:t xml:space="preserve">frontID, </w:t>
      </w:r>
      <w:r>
        <w:rPr>
          <w:lang w:val="zh-Hans"/>
        </w:rPr>
        <w:t>的时间。</w:t>
      </w:r>
    </w:p>
    <w:p w14:paraId="7A6691C5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508" w:name="_Toc402796988"/>
      <w:bookmarkStart w:id="509" w:name="_Toc4411"/>
      <w:r>
        <w:rPr>
          <w:lang w:val="zh-Hans"/>
        </w:rPr>
        <w:t>订阅报价数据</w:t>
      </w:r>
      <w:bookmarkEnd w:id="508"/>
      <w:bookmarkEnd w:id="509"/>
    </w:p>
    <w:p w14:paraId="4BF32488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F99D4DB" wp14:editId="2B87C8BA">
            <wp:extent cx="4895850" cy="523875"/>
            <wp:effectExtent l="0" t="0" r="0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59E3" w14:textId="77777777" w:rsidR="00274F8B" w:rsidRDefault="00F9769E">
      <w:pPr>
        <w:rPr>
          <w:rFonts w:cs="Calibri"/>
        </w:rPr>
      </w:pPr>
      <w:r>
        <w:rPr>
          <w:lang w:val="zh-Hans"/>
        </w:rPr>
        <w:t>成功</w:t>
      </w:r>
      <w:r>
        <w:rPr>
          <w:lang w:val="zh-Hans"/>
        </w:rPr>
        <w:t xml:space="preserve"> </w:t>
      </w:r>
      <w:del w:id="510" w:author="陈学锋" w:date="2018-07-10T20:25:00Z">
        <w:r w:rsidDel="00843F68">
          <w:rPr>
            <w:lang w:val="zh-Hans"/>
          </w:rPr>
          <w:delText xml:space="preserve">login </w:delText>
        </w:r>
      </w:del>
      <w:ins w:id="511" w:author="陈学锋" w:date="2018-07-10T20:25:00Z">
        <w:r w:rsidR="00843F68">
          <w:rPr>
            <w:lang w:val="zh-Hans"/>
          </w:rPr>
          <w:t>登录</w:t>
        </w:r>
        <w:r w:rsidR="00843F68">
          <w:rPr>
            <w:lang w:val="zh-Hans"/>
          </w:rPr>
          <w:t xml:space="preserve"> </w:t>
        </w:r>
      </w:ins>
      <w:r>
        <w:rPr>
          <w:lang w:val="zh-Hans"/>
        </w:rPr>
        <w:t>后，客户端</w:t>
      </w:r>
      <w:r>
        <w:rPr>
          <w:lang w:val="zh-Hans"/>
        </w:rPr>
        <w:t xml:space="preserve"> </w:t>
      </w:r>
      <w:r>
        <w:rPr>
          <w:lang w:val="zh-Hans"/>
        </w:rPr>
        <w:t>现在可以</w:t>
      </w:r>
      <w:r>
        <w:rPr>
          <w:lang w:val="zh-Hans"/>
        </w:rPr>
        <w:t xml:space="preserve"> </w:t>
      </w:r>
      <w:r>
        <w:rPr>
          <w:lang w:val="zh-Hans"/>
        </w:rPr>
        <w:t>订阅报价单。</w:t>
      </w:r>
    </w:p>
    <w:p w14:paraId="65FE2331" w14:textId="77777777" w:rsidR="00274F8B" w:rsidRDefault="00F9769E">
      <w:pPr>
        <w:rPr>
          <w:rFonts w:cs="Calibri"/>
        </w:rPr>
      </w:pPr>
      <w:r>
        <w:rPr>
          <w:lang w:val="zh-Hans"/>
        </w:rPr>
        <w:t>订阅</w:t>
      </w:r>
      <w:r>
        <w:rPr>
          <w:b/>
          <w:lang w:val="zh-Hans"/>
        </w:rPr>
        <w:t xml:space="preserve"> </w:t>
      </w:r>
      <w:r>
        <w:rPr>
          <w:b/>
          <w:lang w:val="zh-Hans"/>
        </w:rPr>
        <w:t>市场数据被</w:t>
      </w:r>
      <w:r>
        <w:rPr>
          <w:lang w:val="zh-Hans"/>
        </w:rPr>
        <w:t xml:space="preserve"> </w:t>
      </w:r>
      <w:r>
        <w:rPr>
          <w:lang w:val="zh-Hans"/>
        </w:rPr>
        <w:t>调用来</w:t>
      </w:r>
      <w:r>
        <w:rPr>
          <w:lang w:val="zh-Hans"/>
        </w:rPr>
        <w:t xml:space="preserve"> </w:t>
      </w:r>
      <w:r>
        <w:rPr>
          <w:lang w:val="zh-Hans"/>
        </w:rPr>
        <w:t>订阅报价。第一个参数是要订阅</w:t>
      </w:r>
      <w:r>
        <w:rPr>
          <w:lang w:val="zh-Hans"/>
        </w:rPr>
        <w:t xml:space="preserve"> </w:t>
      </w:r>
      <w:del w:id="512" w:author="陈学锋" w:date="2018-07-10T20:26:00Z">
        <w:r w:rsidDel="00843F68">
          <w:rPr>
            <w:lang w:val="zh-Hans"/>
          </w:rPr>
          <w:delText xml:space="preserve">subscribed </w:delText>
        </w:r>
      </w:del>
      <w:r>
        <w:rPr>
          <w:lang w:val="zh-Hans"/>
        </w:rPr>
        <w:t>的所有协定</w:t>
      </w:r>
      <w:ins w:id="513" w:author="陈学锋" w:date="2018-07-10T20:26:00Z">
        <w:r w:rsidR="00843F68">
          <w:rPr>
            <w:lang w:val="zh-Hans"/>
          </w:rPr>
          <w:t>的数组</w:t>
        </w:r>
      </w:ins>
      <w:r>
        <w:rPr>
          <w:lang w:val="zh-Hans"/>
        </w:rPr>
        <w:t>。第二个参数是此数组的长度。</w:t>
      </w:r>
    </w:p>
    <w:p w14:paraId="619904D0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32C4204" wp14:editId="23ED6102">
            <wp:extent cx="4895850" cy="771525"/>
            <wp:effectExtent l="0" t="0" r="0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7CA0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4AF3D20" wp14:editId="31C8E5B1">
            <wp:extent cx="4953000" cy="581025"/>
            <wp:effectExtent l="0" t="0" r="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D088" w14:textId="77777777" w:rsidR="00274F8B" w:rsidRDefault="00F9769E">
      <w:pPr>
        <w:rPr>
          <w:rFonts w:cs="Calibri"/>
        </w:rPr>
      </w:pPr>
      <w:r>
        <w:rPr>
          <w:lang w:val="zh-Hans"/>
        </w:rPr>
        <w:lastRenderedPageBreak/>
        <w:t>订阅报价后</w:t>
      </w:r>
      <w:r>
        <w:rPr>
          <w:lang w:val="zh-Hans"/>
        </w:rPr>
        <w:t xml:space="preserve"> may </w:t>
      </w:r>
      <w:r>
        <w:rPr>
          <w:lang w:val="zh-Hans"/>
        </w:rPr>
        <w:t>，可以调用</w:t>
      </w:r>
      <w:r>
        <w:rPr>
          <w:lang w:val="zh-Hans"/>
        </w:rPr>
        <w:t xml:space="preserve"> OnRsSubMarketData  </w:t>
      </w:r>
      <w:r>
        <w:rPr>
          <w:lang w:val="zh-Hans"/>
        </w:rPr>
        <w:t>或</w:t>
      </w:r>
      <w:r>
        <w:rPr>
          <w:lang w:val="zh-Hans"/>
        </w:rPr>
        <w:t xml:space="preserve"> OnRtnDepMarketData</w:t>
      </w:r>
      <w:r>
        <w:rPr>
          <w:lang w:val="zh-Hans"/>
        </w:rPr>
        <w:t>。</w:t>
      </w:r>
      <w:r>
        <w:rPr>
          <w:lang w:val="zh-Hans"/>
        </w:rPr>
        <w:t xml:space="preserve"> </w:t>
      </w:r>
      <w:ins w:id="514" w:author="陈学锋" w:date="2018-07-10T20:26:00Z">
        <w:r w:rsidR="00843F68">
          <w:rPr>
            <w:lang w:val="zh-Hans"/>
          </w:rPr>
          <w:t>s</w:t>
        </w:r>
      </w:ins>
      <w:r>
        <w:rPr>
          <w:lang w:val="zh-Hans"/>
        </w:rPr>
        <w:t xml:space="preserve"> be invoked.</w:t>
      </w:r>
    </w:p>
    <w:p w14:paraId="7B2BB30A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 xml:space="preserve">OnRspSub </w:t>
      </w:r>
      <w:r>
        <w:rPr>
          <w:b/>
          <w:lang w:val="zh-Hans"/>
        </w:rPr>
        <w:t>市场数据</w:t>
      </w:r>
    </w:p>
    <w:p w14:paraId="56808B54" w14:textId="77777777" w:rsidR="00274F8B" w:rsidRDefault="00F9769E">
      <w:pPr>
        <w:rPr>
          <w:rFonts w:cs="Calibri"/>
        </w:rPr>
      </w:pPr>
      <w:r>
        <w:rPr>
          <w:lang w:val="zh-Hans"/>
        </w:rPr>
        <w:t>如果订阅请求是合法的</w:t>
      </w:r>
      <w:del w:id="515" w:author="陈学锋" w:date="2018-07-12T21:16:00Z">
        <w:r w:rsidDel="00D24C45">
          <w:rPr>
            <w:lang w:val="zh-Hans"/>
          </w:rPr>
          <w:delText>legal</w:delText>
        </w:r>
      </w:del>
      <w:ins w:id="516" w:author="陈学锋" w:date="2018-07-12T21:16:00Z">
        <w:r w:rsidR="00D24C45">
          <w:rPr>
            <w:lang w:val="zh-Hans"/>
          </w:rPr>
          <w:t>legitimate</w:t>
        </w:r>
      </w:ins>
      <w:r>
        <w:rPr>
          <w:lang w:val="zh-Hans"/>
        </w:rPr>
        <w:t>，</w:t>
      </w:r>
      <w:ins w:id="517" w:author="陈学锋" w:date="2018-07-10T20:27:00Z">
        <w:r w:rsidR="00843F68">
          <w:rPr>
            <w:lang w:val="zh-Hans"/>
          </w:rPr>
          <w:t>则</w:t>
        </w:r>
      </w:ins>
      <w:r>
        <w:rPr>
          <w:lang w:val="zh-Hans"/>
        </w:rPr>
        <w:t>通过此方法将返回错误消息</w:t>
      </w:r>
      <w:r>
        <w:rPr>
          <w:lang w:val="zh-Hans"/>
        </w:rPr>
        <w:t xml:space="preserve"> </w:t>
      </w:r>
      <w:r>
        <w:rPr>
          <w:lang w:val="zh-Hans"/>
        </w:rPr>
        <w:t>（</w:t>
      </w:r>
      <w:r>
        <w:rPr>
          <w:lang w:val="zh-Hans"/>
        </w:rPr>
        <w:t xml:space="preserve">  </w:t>
      </w:r>
      <w:ins w:id="518" w:author="陈学锋" w:date="2018-07-10T20:27:00Z">
        <w:r w:rsidR="00843F68">
          <w:rPr>
            <w:lang w:val="zh-Hans"/>
          </w:rPr>
          <w:t xml:space="preserve"> </w:t>
        </w:r>
      </w:ins>
      <w:del w:id="519" w:author="陈学锋" w:date="2018-07-10T20:27:00Z">
        <w:r w:rsidDel="00843F68">
          <w:rPr>
            <w:lang w:val="zh-Hans"/>
          </w:rPr>
          <w:delText xml:space="preserve">is </w:delText>
        </w:r>
      </w:del>
      <w:r>
        <w:rPr>
          <w:lang w:val="zh-Hans"/>
        </w:rPr>
        <w:t xml:space="preserve">rspInfo </w:t>
      </w:r>
      <w:r>
        <w:rPr>
          <w:lang w:val="zh-Hans"/>
        </w:rPr>
        <w:t>）。即使请求是合法的，</w:t>
      </w:r>
      <w:del w:id="520" w:author="陈学锋" w:date="2018-07-12T21:16:00Z">
        <w:r w:rsidDel="00D24C45">
          <w:rPr>
            <w:lang w:val="zh-Hans"/>
          </w:rPr>
          <w:delText>legal</w:delText>
        </w:r>
      </w:del>
      <w:ins w:id="521" w:author="陈学锋" w:date="2018-07-12T21:16:00Z">
        <w:r w:rsidR="00D24C45">
          <w:rPr>
            <w:lang w:val="zh-Hans"/>
          </w:rPr>
          <w:t>也会</w:t>
        </w:r>
      </w:ins>
      <w:r>
        <w:rPr>
          <w:lang w:val="zh-Hans"/>
        </w:rPr>
        <w:t>调用此函数</w:t>
      </w:r>
      <w:del w:id="522" w:author="陈学锋" w:date="2018-07-10T20:27:00Z">
        <w:r w:rsidDel="00843F68">
          <w:rPr>
            <w:lang w:val="zh-Hans"/>
          </w:rPr>
          <w:delText xml:space="preserve">also </w:delText>
        </w:r>
      </w:del>
      <w:r>
        <w:rPr>
          <w:lang w:val="zh-Hans"/>
        </w:rPr>
        <w:t>，返回的消息将是</w:t>
      </w:r>
      <w:del w:id="523" w:author="陈学锋" w:date="2018-07-10T20:27:00Z">
        <w:r w:rsidDel="00843F68">
          <w:rPr>
            <w:lang w:val="zh-Hans"/>
          </w:rPr>
          <w:delText xml:space="preserve">is </w:delText>
        </w:r>
      </w:del>
      <w:r>
        <w:rPr>
          <w:lang w:val="zh-Hans"/>
        </w:rPr>
        <w:t>"CTP</w:t>
      </w:r>
      <w:r>
        <w:rPr>
          <w:lang w:val="zh-Hans"/>
        </w:rPr>
        <w:t>：无错误</w:t>
      </w:r>
      <w:r>
        <w:rPr>
          <w:lang w:val="zh-Hans"/>
        </w:rPr>
        <w:t>"</w:t>
      </w:r>
      <w:r>
        <w:rPr>
          <w:lang w:val="zh-Hans"/>
        </w:rPr>
        <w:t>。</w:t>
      </w:r>
      <w:r>
        <w:rPr>
          <w:lang w:val="zh-Hans"/>
        </w:rPr>
        <w:t xml:space="preserve"> </w:t>
      </w:r>
      <w:ins w:id="524" w:author="陈学锋" w:date="2018-07-10T20:27:00Z">
        <w:r w:rsidR="00843F68">
          <w:rPr>
            <w:lang w:val="zh-Hans"/>
          </w:rPr>
          <w:t xml:space="preserve"> </w:t>
        </w:r>
      </w:ins>
    </w:p>
    <w:p w14:paraId="1C6E09BB" w14:textId="77777777" w:rsidR="00274F8B" w:rsidRDefault="00F9769E">
      <w:pPr>
        <w:rPr>
          <w:rFonts w:cs="Calibri"/>
          <w:u w:val="single"/>
        </w:rPr>
      </w:pPr>
      <w:r>
        <w:rPr>
          <w:b/>
          <w:lang w:val="zh-Hans"/>
        </w:rPr>
        <w:t>OnRtnDepthMarketData</w:t>
      </w:r>
    </w:p>
    <w:p w14:paraId="44781A35" w14:textId="77777777" w:rsidR="00274F8B" w:rsidRDefault="00F9769E">
      <w:pPr>
        <w:rPr>
          <w:rFonts w:cs="Calibri"/>
        </w:rPr>
      </w:pPr>
      <w:r>
        <w:rPr>
          <w:lang w:val="zh-Hans"/>
        </w:rPr>
        <w:t>如果订阅请求</w:t>
      </w:r>
      <w:r>
        <w:rPr>
          <w:lang w:val="zh-Hans"/>
        </w:rPr>
        <w:t xml:space="preserve"> </w:t>
      </w:r>
      <w:del w:id="525" w:author="陈学锋" w:date="2018-07-12T21:16:00Z">
        <w:r w:rsidDel="00D24C45">
          <w:rPr>
            <w:lang w:val="zh-Hans"/>
          </w:rPr>
          <w:delText>legal</w:delText>
        </w:r>
      </w:del>
      <w:ins w:id="526" w:author="陈学锋" w:date="2018-07-12T21:16:00Z">
        <w:r w:rsidR="00D24C45">
          <w:rPr>
            <w:lang w:val="zh-Hans"/>
          </w:rPr>
          <w:t>是合法的</w:t>
        </w:r>
      </w:ins>
      <w:r>
        <w:rPr>
          <w:lang w:val="zh-Hans"/>
        </w:rPr>
        <w:t>，服务器将</w:t>
      </w:r>
      <w:r>
        <w:rPr>
          <w:lang w:val="zh-Hans"/>
        </w:rPr>
        <w:t xml:space="preserve"> </w:t>
      </w:r>
      <w:r>
        <w:rPr>
          <w:lang w:val="zh-Hans"/>
        </w:rPr>
        <w:t>返回</w:t>
      </w:r>
      <w:r>
        <w:rPr>
          <w:lang w:val="zh-Hans"/>
        </w:rPr>
        <w:t xml:space="preserve"> </w:t>
      </w:r>
      <w:r>
        <w:rPr>
          <w:lang w:val="zh-Hans"/>
        </w:rPr>
        <w:t>报价单，</w:t>
      </w:r>
      <w:del w:id="527" w:author="陈学锋" w:date="2018-07-10T20:30:00Z">
        <w:r w:rsidDel="00843F68">
          <w:rPr>
            <w:lang w:val="zh-Hans"/>
          </w:rPr>
          <w:delText xml:space="preserve">in </w:delText>
        </w:r>
      </w:del>
      <w:ins w:id="528" w:author="陈学锋" w:date="2018-07-10T20:30:00Z">
        <w:r w:rsidR="00843F68">
          <w:rPr>
            <w:lang w:val="zh-Hans"/>
          </w:rPr>
          <w:t xml:space="preserve"> </w:t>
        </w:r>
        <w:r w:rsidR="00843F68">
          <w:rPr>
            <w:lang w:val="zh-Hans"/>
          </w:rPr>
          <w:t>频率</w:t>
        </w:r>
        <w:r w:rsidR="00843F68">
          <w:rPr>
            <w:lang w:val="zh-Hans"/>
          </w:rPr>
          <w:t xml:space="preserve"> </w:t>
        </w:r>
      </w:ins>
      <w:r>
        <w:rPr>
          <w:lang w:val="zh-Hans"/>
        </w:rPr>
        <w:t>为每天</w:t>
      </w:r>
      <w:r>
        <w:rPr>
          <w:lang w:val="zh-Hans"/>
        </w:rPr>
        <w:t xml:space="preserve"> </w:t>
      </w:r>
      <w:r>
        <w:rPr>
          <w:b/>
          <w:lang w:val="zh-Hans"/>
        </w:rPr>
        <w:t>两次。</w:t>
      </w:r>
    </w:p>
    <w:p w14:paraId="4E9243D6" w14:textId="77777777" w:rsidR="00274F8B" w:rsidRDefault="00F9769E">
      <w:pPr>
        <w:rPr>
          <w:rFonts w:cs="Calibri"/>
          <w:iCs/>
        </w:rPr>
      </w:pPr>
      <w:r>
        <w:rPr>
          <w:iCs/>
          <w:lang w:val="zh-Hans"/>
        </w:rPr>
        <w:t xml:space="preserve">ReqUserLogout and </w:t>
      </w:r>
      <w:r>
        <w:rPr>
          <w:iCs/>
          <w:lang w:val="zh-Hans"/>
        </w:rPr>
        <w:t>和取消订阅市场数据</w:t>
      </w:r>
      <w:r>
        <w:rPr>
          <w:iCs/>
          <w:lang w:val="zh-Hans"/>
        </w:rPr>
        <w:t>to log</w:t>
      </w:r>
      <w:r>
        <w:rPr>
          <w:iCs/>
          <w:lang w:val="zh-Hans"/>
        </w:rPr>
        <w:t>用于注销和取消订阅</w:t>
      </w:r>
      <w:r>
        <w:rPr>
          <w:iCs/>
          <w:lang w:val="zh-Hans"/>
        </w:rPr>
        <w:t>e</w:t>
      </w:r>
      <w:r>
        <w:rPr>
          <w:lang w:val="zh-Hans"/>
        </w:rPr>
        <w:t xml:space="preserve"> </w:t>
      </w:r>
      <w:r>
        <w:rPr>
          <w:iCs/>
          <w:lang w:val="zh-Hans"/>
        </w:rPr>
        <w:t>报价。</w:t>
      </w:r>
      <w:r>
        <w:rPr>
          <w:iCs/>
          <w:lang w:val="zh-Hans"/>
        </w:rPr>
        <w:t xml:space="preserve"> </w:t>
      </w:r>
      <w:r>
        <w:rPr>
          <w:iCs/>
          <w:lang w:val="zh-Hans"/>
        </w:rPr>
        <w:t>用法与</w:t>
      </w:r>
      <w:del w:id="529" w:author="陈学锋" w:date="2018-07-10T20:31:00Z">
        <w:r w:rsidDel="00FD45D0">
          <w:rPr>
            <w:iCs/>
            <w:lang w:val="zh-Hans"/>
          </w:rPr>
          <w:delText xml:space="preserve">with </w:delText>
        </w:r>
      </w:del>
      <w:ins w:id="530" w:author="陈学锋" w:date="2018-07-10T20:31:00Z">
        <w:r w:rsidR="00FD45D0">
          <w:rPr>
            <w:iCs/>
            <w:lang w:val="zh-Hans"/>
          </w:rPr>
          <w:t>登录</w:t>
        </w:r>
      </w:ins>
      <w:del w:id="531" w:author="陈学锋" w:date="2018-07-10T20:31:00Z">
        <w:r w:rsidDel="00FD45D0">
          <w:rPr>
            <w:iCs/>
            <w:lang w:val="zh-Hans"/>
          </w:rPr>
          <w:delText xml:space="preserve">login </w:delText>
        </w:r>
      </w:del>
      <w:ins w:id="532" w:author="陈学锋" w:date="2018-07-10T20:31:00Z">
        <w:r w:rsidR="00FD45D0">
          <w:rPr>
            <w:iCs/>
            <w:lang w:val="zh-Hans"/>
          </w:rPr>
          <w:t>和</w:t>
        </w:r>
      </w:ins>
      <w:r>
        <w:rPr>
          <w:iCs/>
          <w:lang w:val="zh-Hans"/>
        </w:rPr>
        <w:t>订阅</w:t>
      </w:r>
      <w:r>
        <w:rPr>
          <w:iCs/>
          <w:lang w:val="zh-Hans"/>
        </w:rPr>
        <w:t>ing</w:t>
      </w:r>
      <w:r>
        <w:rPr>
          <w:lang w:val="zh-Hans"/>
        </w:rPr>
        <w:t>报价单</w:t>
      </w:r>
      <w:r>
        <w:rPr>
          <w:iCs/>
          <w:lang w:val="zh-Hans"/>
        </w:rPr>
        <w:t xml:space="preserve"> quotation</w:t>
      </w:r>
      <w:ins w:id="533" w:author="陈学锋" w:date="2018-07-21T20:48:00Z">
        <w:r w:rsidR="00324FBA">
          <w:rPr>
            <w:iCs/>
            <w:lang w:val="zh-Hans"/>
          </w:rPr>
          <w:t>相同</w:t>
        </w:r>
      </w:ins>
      <w:r>
        <w:rPr>
          <w:iCs/>
          <w:lang w:val="zh-Hans"/>
        </w:rPr>
        <w:t>。</w:t>
      </w:r>
    </w:p>
    <w:p w14:paraId="5C4147C0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注意：</w:t>
      </w:r>
      <w:del w:id="534" w:author="陈学锋" w:date="2018-07-10T20:32:00Z">
        <w:r w:rsidDel="00FD45D0">
          <w:rPr>
            <w:b/>
            <w:lang w:val="zh-Hans"/>
          </w:rPr>
          <w:delText>Currently</w:delText>
        </w:r>
      </w:del>
      <w:ins w:id="535" w:author="陈学锋" w:date="2018-07-10T20:32:00Z">
        <w:r w:rsidR="00FD45D0">
          <w:rPr>
            <w:b/>
            <w:lang w:val="zh-Hans"/>
          </w:rPr>
          <w:t>目前</w:t>
        </w:r>
      </w:ins>
      <w:r>
        <w:rPr>
          <w:b/>
          <w:lang w:val="zh-Hans"/>
        </w:rPr>
        <w:t>，如果通过</w:t>
      </w:r>
      <w:r>
        <w:rPr>
          <w:lang w:val="zh-Hans"/>
        </w:rPr>
        <w:t xml:space="preserve"> </w:t>
      </w:r>
      <w:r>
        <w:rPr>
          <w:b/>
          <w:lang w:val="zh-Hans"/>
        </w:rPr>
        <w:t xml:space="preserve"> </w:t>
      </w:r>
      <w:r>
        <w:rPr>
          <w:lang w:val="zh-Hans"/>
        </w:rPr>
        <w:t xml:space="preserve"> </w:t>
      </w:r>
      <w:r>
        <w:rPr>
          <w:b/>
          <w:lang w:val="zh-Hans"/>
        </w:rPr>
        <w:t>ReqUserLogout</w:t>
      </w:r>
      <w:r>
        <w:rPr>
          <w:lang w:val="zh-Hans"/>
        </w:rPr>
        <w:t>注销</w:t>
      </w:r>
      <w:r>
        <w:rPr>
          <w:b/>
          <w:lang w:val="zh-Hans"/>
        </w:rPr>
        <w:t>，则</w:t>
      </w:r>
      <w:r>
        <w:rPr>
          <w:b/>
          <w:lang w:val="zh-Hans"/>
        </w:rPr>
        <w:t xml:space="preserve"> API</w:t>
      </w:r>
      <w:ins w:id="536" w:author="陈学锋" w:date="2018-07-10T20:31:00Z">
        <w:r w:rsidR="00FD45D0">
          <w:rPr>
            <w:b/>
            <w:lang w:val="zh-Hans"/>
          </w:rPr>
          <w:t xml:space="preserve">ging </w:t>
        </w:r>
      </w:ins>
      <w:r>
        <w:rPr>
          <w:b/>
          <w:lang w:val="zh-Hans"/>
        </w:rPr>
        <w:t>将断开</w:t>
      </w:r>
      <w:ins w:id="537" w:author="陈学锋" w:date="2018-07-21T20:48:00Z">
        <w:r w:rsidR="00324FBA">
          <w:rPr>
            <w:b/>
            <w:lang w:val="zh-Hans"/>
          </w:rPr>
          <w:t>当前</w:t>
        </w:r>
      </w:ins>
      <w:r>
        <w:rPr>
          <w:b/>
          <w:lang w:val="zh-Hans"/>
        </w:rPr>
        <w:t>连接。重新登录后，</w:t>
      </w:r>
      <w:r>
        <w:rPr>
          <w:b/>
          <w:lang w:val="zh-Hans"/>
        </w:rPr>
        <w:t xml:space="preserve"> API </w:t>
      </w:r>
      <w:r>
        <w:rPr>
          <w:b/>
          <w:lang w:val="zh-Hans"/>
        </w:rPr>
        <w:t>将建立新的连接</w:t>
      </w:r>
      <w:del w:id="538" w:author="陈学锋" w:date="2018-07-10T20:32:00Z">
        <w:r w:rsidDel="00FD45D0">
          <w:rPr>
            <w:b/>
            <w:lang w:val="zh-Hans"/>
          </w:rPr>
          <w:delText xml:space="preserve">, </w:delText>
        </w:r>
      </w:del>
      <w:ins w:id="539" w:author="陈学锋" w:date="2018-07-10T20:32:00Z">
        <w:r w:rsidR="00FD45D0">
          <w:rPr>
            <w:b/>
            <w:lang w:val="zh-Hans"/>
          </w:rPr>
          <w:t>.</w:t>
        </w:r>
      </w:ins>
      <w:del w:id="540" w:author="陈学锋" w:date="2018-07-10T20:32:00Z">
        <w:r w:rsidDel="00FD45D0">
          <w:rPr>
            <w:b/>
            <w:lang w:val="zh-Hans"/>
          </w:rPr>
          <w:delText>so t</w:delText>
        </w:r>
      </w:del>
      <w:ins w:id="541" w:author="陈学锋" w:date="2018-07-10T20:32:00Z">
        <w:r w:rsidR="00FD45D0">
          <w:rPr>
            <w:b/>
            <w:lang w:val="zh-Hans"/>
          </w:rPr>
          <w:t>T</w:t>
        </w:r>
      </w:ins>
      <w:r>
        <w:rPr>
          <w:b/>
          <w:lang w:val="zh-Hans"/>
        </w:rPr>
        <w:t>他会话</w:t>
      </w:r>
      <w:r>
        <w:rPr>
          <w:b/>
          <w:lang w:val="zh-Hans"/>
        </w:rPr>
        <w:t xml:space="preserve"> ID</w:t>
      </w:r>
      <w:r>
        <w:rPr>
          <w:lang w:val="zh-Hans"/>
        </w:rPr>
        <w:t xml:space="preserve"> </w:t>
      </w:r>
      <w:ins w:id="542" w:author="陈学锋" w:date="2018-07-10T20:32:00Z">
        <w:r w:rsidR="00FD45D0">
          <w:rPr>
            <w:b/>
            <w:lang w:val="zh-Hans"/>
          </w:rPr>
          <w:t>restart</w:t>
        </w:r>
      </w:ins>
      <w:r>
        <w:rPr>
          <w:b/>
          <w:lang w:val="zh-Hans"/>
        </w:rPr>
        <w:t>将被重置，</w:t>
      </w:r>
      <w:r>
        <w:rPr>
          <w:lang w:val="zh-Hans"/>
        </w:rPr>
        <w:t xml:space="preserve"> </w:t>
      </w:r>
      <w:r>
        <w:rPr>
          <w:b/>
          <w:lang w:val="zh-Hans"/>
        </w:rPr>
        <w:t>MaxorderRef</w:t>
      </w:r>
      <w:r>
        <w:rPr>
          <w:lang w:val="zh-Hans"/>
        </w:rPr>
        <w:t xml:space="preserve"> </w:t>
      </w:r>
      <w:r>
        <w:rPr>
          <w:b/>
          <w:lang w:val="zh-Hans"/>
        </w:rPr>
        <w:t>将从</w:t>
      </w:r>
      <w:del w:id="543" w:author="陈学锋" w:date="2018-07-10T20:32:00Z">
        <w:r w:rsidDel="00FD45D0">
          <w:rPr>
            <w:b/>
            <w:lang w:val="zh-Hans"/>
          </w:rPr>
          <w:delText>also start</w:delText>
        </w:r>
      </w:del>
      <w:r>
        <w:rPr>
          <w:b/>
          <w:lang w:val="zh-Hans"/>
        </w:rPr>
        <w:t xml:space="preserve"> 0 </w:t>
      </w:r>
      <w:r>
        <w:rPr>
          <w:b/>
          <w:lang w:val="zh-Hans"/>
        </w:rPr>
        <w:t>重新启动。</w:t>
      </w:r>
      <w:r>
        <w:rPr>
          <w:lang w:val="zh-Hans"/>
        </w:rPr>
        <w:t xml:space="preserve"> </w:t>
      </w:r>
      <w:r>
        <w:rPr>
          <w:b/>
          <w:lang w:val="zh-Hans"/>
        </w:rPr>
        <w:t xml:space="preserve"> </w:t>
      </w:r>
    </w:p>
    <w:p w14:paraId="4F6A76E0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544" w:name="_Toc402796989"/>
      <w:bookmarkStart w:id="545" w:name="_Toc16236"/>
      <w:r>
        <w:rPr>
          <w:lang w:val="zh-Hans"/>
        </w:rPr>
        <w:br w:type="page"/>
      </w:r>
      <w:r>
        <w:rPr>
          <w:lang w:val="zh-Hans"/>
        </w:rPr>
        <w:lastRenderedPageBreak/>
        <w:t>订阅和接收报价请求</w:t>
      </w:r>
      <w:bookmarkEnd w:id="544"/>
      <w:bookmarkEnd w:id="545"/>
    </w:p>
    <w:p w14:paraId="425F5F51" w14:textId="77777777" w:rsidR="00274F8B" w:rsidRDefault="00F9769E">
      <w:pPr>
        <w:rPr>
          <w:rFonts w:cs="Calibri"/>
        </w:rPr>
      </w:pPr>
      <w:r>
        <w:rPr>
          <w:lang w:val="zh-Hans"/>
        </w:rPr>
        <w:t>做市商可以通过报价</w:t>
      </w:r>
      <w:r>
        <w:rPr>
          <w:lang w:val="zh-Hans"/>
        </w:rPr>
        <w:t>API</w:t>
      </w:r>
      <w:r>
        <w:rPr>
          <w:lang w:val="zh-Hans"/>
        </w:rPr>
        <w:t>认购投资者的报价请求</w:t>
      </w:r>
      <w:r>
        <w:rPr>
          <w:lang w:val="zh-Hans"/>
        </w:rPr>
        <w:t>s</w:t>
      </w:r>
      <w:r>
        <w:rPr>
          <w:lang w:val="zh-Hans"/>
        </w:rPr>
        <w:t>（</w:t>
      </w:r>
      <w:r>
        <w:rPr>
          <w:lang w:val="zh-Hans"/>
        </w:rPr>
        <w:t xml:space="preserve">  </w:t>
      </w:r>
      <w:ins w:id="546" w:author="陈学锋" w:date="2018-07-10T20:33:00Z">
        <w:r w:rsidR="00FD45D0">
          <w:rPr>
            <w:lang w:val="zh-Hans"/>
          </w:rPr>
          <w:t xml:space="preserve"> </w:t>
        </w:r>
      </w:ins>
      <w:r>
        <w:rPr>
          <w:b/>
          <w:lang w:val="zh-Hans"/>
        </w:rPr>
        <w:t>询</w:t>
      </w:r>
      <w:r>
        <w:rPr>
          <w:lang w:val="zh-Hans"/>
        </w:rPr>
        <w:t>价）。</w:t>
      </w:r>
    </w:p>
    <w:p w14:paraId="5FD88E80" w14:textId="77777777" w:rsidR="00274F8B" w:rsidRDefault="00F9769E">
      <w:pPr>
        <w:rPr>
          <w:rFonts w:cs="Calibri"/>
        </w:rPr>
      </w:pPr>
      <w:del w:id="547" w:author="陈学锋" w:date="2018-07-10T20:34:00Z">
        <w:r w:rsidDel="00FD45D0">
          <w:rPr>
            <w:lang w:val="zh-Hans"/>
          </w:rPr>
          <w:delText>Currently</w:delText>
        </w:r>
      </w:del>
      <w:ins w:id="548" w:author="陈学锋" w:date="2018-07-10T20:34:00Z">
        <w:r w:rsidR="00FD45D0">
          <w:rPr>
            <w:lang w:val="zh-Hans"/>
          </w:rPr>
          <w:t>目前</w:t>
        </w:r>
      </w:ins>
      <w:r>
        <w:rPr>
          <w:lang w:val="zh-Hans"/>
        </w:rPr>
        <w:t>，交易所采取不同的方式处理</w:t>
      </w:r>
      <w:del w:id="549" w:author="陈学锋" w:date="2018-07-10T20:35:00Z">
        <w:r w:rsidDel="00FD45D0">
          <w:rPr>
            <w:lang w:val="zh-Hans"/>
          </w:rPr>
          <w:delText>implement the functions of investors making RFQs and market makers receiving RFQs</w:delText>
        </w:r>
      </w:del>
      <w:ins w:id="550" w:author="陈学锋" w:date="2018-07-10T20:35:00Z">
        <w:r w:rsidR="00FD45D0">
          <w:rPr>
            <w:lang w:val="zh-Hans"/>
          </w:rPr>
          <w:t>投资者的询价和</w:t>
        </w:r>
      </w:ins>
      <w:ins w:id="551" w:author="陈学锋" w:date="2018-07-10T20:46:00Z">
        <w:r w:rsidR="00267A4B">
          <w:rPr>
            <w:lang w:val="zh-Hans"/>
          </w:rPr>
          <w:t>来自做市商的认购</w:t>
        </w:r>
      </w:ins>
      <w:r>
        <w:rPr>
          <w:lang w:val="zh-Hans"/>
        </w:rPr>
        <w:t>。</w:t>
      </w:r>
      <w:del w:id="552" w:author="陈学锋" w:date="2018-07-10T20:47:00Z">
        <w:r w:rsidDel="00267A4B">
          <w:rPr>
            <w:lang w:val="zh-Hans"/>
          </w:rPr>
          <w:delText>And a</w:delText>
        </w:r>
      </w:del>
      <w:ins w:id="553" w:author="陈学锋" w:date="2018-07-10T20:47:00Z">
        <w:r w:rsidR="00267A4B">
          <w:rPr>
            <w:lang w:val="zh-Hans"/>
          </w:rPr>
          <w:t>在</w:t>
        </w:r>
      </w:ins>
      <w:r>
        <w:rPr>
          <w:lang w:val="zh-Hans"/>
        </w:rPr>
        <w:t>处理</w:t>
      </w:r>
      <w:ins w:id="554" w:author="陈学锋" w:date="2018-07-10T20:47:00Z">
        <w:r w:rsidR="00267A4B">
          <w:rPr>
            <w:lang w:val="zh-Hans"/>
          </w:rPr>
          <w:t>报价</w:t>
        </w:r>
      </w:ins>
      <w:r>
        <w:rPr>
          <w:lang w:val="zh-Hans"/>
        </w:rPr>
        <w:t>、</w:t>
      </w:r>
      <w:del w:id="555" w:author="陈学锋" w:date="2018-07-10T20:47:00Z">
        <w:r w:rsidDel="00267A4B">
          <w:rPr>
            <w:lang w:val="zh-Hans"/>
          </w:rPr>
          <w:delText xml:space="preserve">variously </w:delText>
        </w:r>
      </w:del>
      <w:ins w:id="556" w:author="陈学锋" w:date="2018-07-10T20:47:00Z">
        <w:r w:rsidR="00267A4B">
          <w:rPr>
            <w:lang w:val="zh-Hans"/>
          </w:rPr>
          <w:t>询价</w:t>
        </w:r>
      </w:ins>
      <w:r>
        <w:rPr>
          <w:lang w:val="zh-Hans"/>
        </w:rPr>
        <w:t>等函数时，它们实现的方式不同。</w:t>
      </w:r>
      <w:del w:id="557" w:author="陈学锋" w:date="2018-07-10T20:49:00Z">
        <w:r w:rsidDel="00267A4B">
          <w:rPr>
            <w:lang w:val="zh-Hans"/>
          </w:rPr>
          <w:delText xml:space="preserve">For </w:delText>
        </w:r>
      </w:del>
      <w:ins w:id="558" w:author="陈学锋" w:date="2018-07-10T20:49:00Z">
        <w:r w:rsidR="00267A4B">
          <w:rPr>
            <w:lang w:val="zh-Hans"/>
          </w:rPr>
          <w:t>考虑到</w:t>
        </w:r>
      </w:ins>
      <w:r>
        <w:rPr>
          <w:lang w:val="zh-Hans"/>
        </w:rPr>
        <w:t>开发效率，</w:t>
      </w:r>
      <w:r>
        <w:rPr>
          <w:lang w:val="zh-Hans"/>
        </w:rPr>
        <w:t>CTP</w:t>
      </w:r>
      <w:r>
        <w:rPr>
          <w:lang w:val="zh-Hans"/>
        </w:rPr>
        <w:t>实现了</w:t>
      </w:r>
      <w:ins w:id="559" w:author="陈学锋" w:date="2018-07-10T20:50:00Z">
        <w:r w:rsidR="00267A4B">
          <w:rPr>
            <w:lang w:val="zh-Hans"/>
          </w:rPr>
          <w:t>投资者</w:t>
        </w:r>
      </w:ins>
      <w:r>
        <w:rPr>
          <w:lang w:val="zh-Hans"/>
        </w:rPr>
        <w:t xml:space="preserve">the functions </w:t>
      </w:r>
      <w:del w:id="560" w:author="陈学锋" w:date="2018-07-10T20:49:00Z">
        <w:r w:rsidDel="00267A4B">
          <w:rPr>
            <w:lang w:val="zh-Hans"/>
          </w:rPr>
          <w:delText>of</w:delText>
        </w:r>
      </w:del>
      <w:ins w:id="561" w:author="陈学锋" w:date="2018-07-10T20:49:00Z">
        <w:r w:rsidR="00267A4B">
          <w:rPr>
            <w:lang w:val="zh-Hans"/>
          </w:rPr>
          <w:t>for</w:t>
        </w:r>
      </w:ins>
      <w:r>
        <w:rPr>
          <w:lang w:val="zh-Hans"/>
        </w:rPr>
        <w:t>使</w:t>
      </w:r>
      <w:del w:id="562" w:author="陈学锋" w:date="2018-07-10T20:50:00Z">
        <w:r w:rsidDel="00267A4B">
          <w:rPr>
            <w:lang w:val="zh-Hans"/>
          </w:rPr>
          <w:delText xml:space="preserve">making </w:delText>
        </w:r>
      </w:del>
      <w:ins w:id="563" w:author="陈学锋" w:date="2018-07-10T20:50:00Z">
        <w:r w:rsidR="00267A4B">
          <w:rPr>
            <w:lang w:val="zh-Hans"/>
          </w:rPr>
          <w:t xml:space="preserve">to make </w:t>
        </w:r>
      </w:ins>
      <w:r>
        <w:rPr>
          <w:lang w:val="zh-Hans"/>
        </w:rPr>
        <w:t>询价和</w:t>
      </w:r>
      <w:r>
        <w:rPr>
          <w:lang w:val="zh-Hans"/>
        </w:rPr>
        <w:t>s</w:t>
      </w:r>
      <w:r>
        <w:rPr>
          <w:lang w:val="zh-Hans"/>
        </w:rPr>
        <w:t>做市商</w:t>
      </w:r>
      <w:del w:id="564" w:author="陈学锋" w:date="2018-07-10T20:50:00Z">
        <w:r w:rsidDel="00267A4B">
          <w:rPr>
            <w:lang w:val="zh-Hans"/>
          </w:rPr>
          <w:delText xml:space="preserve">receiving </w:delText>
        </w:r>
      </w:del>
      <w:ins w:id="565" w:author="陈学锋" w:date="2018-07-10T20:50:00Z">
        <w:r w:rsidR="00267A4B">
          <w:rPr>
            <w:lang w:val="zh-Hans"/>
          </w:rPr>
          <w:t>在报价</w:t>
        </w:r>
      </w:ins>
      <w:r>
        <w:rPr>
          <w:lang w:val="zh-Hans"/>
        </w:rPr>
        <w:t>API</w:t>
      </w:r>
      <w:r>
        <w:rPr>
          <w:lang w:val="zh-Hans"/>
        </w:rPr>
        <w:t>中接收询</w:t>
      </w:r>
      <w:r>
        <w:rPr>
          <w:lang w:val="zh-Hans"/>
        </w:rPr>
        <w:t xml:space="preserve">s in </w:t>
      </w:r>
      <w:ins w:id="566" w:author="陈学锋" w:date="2018-07-10T20:49:00Z">
        <w:r w:rsidR="00267A4B">
          <w:rPr>
            <w:lang w:val="zh-Hans"/>
          </w:rPr>
          <w:t xml:space="preserve">the </w:t>
        </w:r>
      </w:ins>
      <w:r>
        <w:rPr>
          <w:lang w:val="zh-Hans"/>
        </w:rPr>
        <w:t>价的所有</w:t>
      </w:r>
      <w:del w:id="567" w:author="陈学锋" w:date="2018-07-10T20:49:00Z">
        <w:r w:rsidDel="00267A4B">
          <w:rPr>
            <w:lang w:val="zh-Hans"/>
          </w:rPr>
          <w:delText>temporarily</w:delText>
        </w:r>
      </w:del>
      <w:ins w:id="568" w:author="陈学锋" w:date="2018-07-10T20:49:00Z">
        <w:r w:rsidR="00267A4B">
          <w:rPr>
            <w:lang w:val="zh-Hans"/>
          </w:rPr>
          <w:t>功能</w:t>
        </w:r>
      </w:ins>
      <w:r>
        <w:rPr>
          <w:lang w:val="zh-Hans"/>
        </w:rPr>
        <w:t>。</w:t>
      </w:r>
    </w:p>
    <w:p w14:paraId="11DFA9CE" w14:textId="77777777" w:rsidR="00274F8B" w:rsidRDefault="00F9769E">
      <w:pPr>
        <w:rPr>
          <w:rFonts w:cs="Calibri"/>
          <w:b/>
          <w:bCs/>
        </w:rPr>
      </w:pPr>
      <w:r>
        <w:rPr>
          <w:rStyle w:val="af"/>
          <w:lang w:val="zh-Hans"/>
        </w:rPr>
        <w:t>四个交易所</w:t>
      </w:r>
      <w:r>
        <w:rPr>
          <w:rStyle w:val="af"/>
          <w:lang w:val="zh-Hans"/>
        </w:rPr>
        <w:t xml:space="preserve"> </w:t>
      </w:r>
      <w:r>
        <w:rPr>
          <w:rStyle w:val="af"/>
          <w:lang w:val="zh-Hans"/>
        </w:rPr>
        <w:t>的询</w:t>
      </w:r>
      <w:r>
        <w:rPr>
          <w:rStyle w:val="af"/>
          <w:lang w:val="zh-Hans"/>
        </w:rPr>
        <w:t xml:space="preserve"> </w:t>
      </w:r>
      <w:r>
        <w:rPr>
          <w:rStyle w:val="af"/>
          <w:lang w:val="zh-Hans"/>
        </w:rPr>
        <w:t>价实施</w:t>
      </w:r>
      <w:r>
        <w:rPr>
          <w:rStyle w:val="af"/>
          <w:lang w:val="zh-Hans"/>
        </w:rPr>
        <w:t xml:space="preserve"> </w:t>
      </w:r>
    </w:p>
    <w:p w14:paraId="4C820D7D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SHFE &amp;CFFEX</w:t>
      </w:r>
    </w:p>
    <w:p w14:paraId="344C6374" w14:textId="77777777" w:rsidR="00274F8B" w:rsidRDefault="00F9769E">
      <w:pPr>
        <w:rPr>
          <w:rFonts w:cs="Calibri"/>
        </w:rPr>
      </w:pPr>
      <w:r>
        <w:rPr>
          <w:lang w:val="zh-Hans"/>
        </w:rPr>
        <w:t>询价流通过交易</w:t>
      </w:r>
      <w:ins w:id="569" w:author="陈学锋" w:date="2018-07-10T20:53:00Z">
        <w:r w:rsidR="00267A4B">
          <w:rPr>
            <w:lang w:val="zh-Hans"/>
          </w:rPr>
          <w:t>API</w:t>
        </w:r>
      </w:ins>
      <w:r>
        <w:rPr>
          <w:lang w:val="zh-Hans"/>
        </w:rPr>
        <w:t>传输。交易</w:t>
      </w:r>
      <w:r>
        <w:rPr>
          <w:lang w:val="zh-Hans"/>
        </w:rPr>
        <w:t>API</w:t>
      </w:r>
      <w:r>
        <w:rPr>
          <w:lang w:val="zh-Hans"/>
        </w:rPr>
        <w:t>为投资者提供了接口，使</w:t>
      </w:r>
      <w:del w:id="570" w:author="陈学锋" w:date="2018-07-10T20:51:00Z">
        <w:r w:rsidDel="00267A4B">
          <w:rPr>
            <w:lang w:val="zh-Hans"/>
          </w:rPr>
          <w:delText xml:space="preserve">making </w:delText>
        </w:r>
      </w:del>
      <w:ins w:id="571" w:author="陈学锋" w:date="2018-07-10T20:51:00Z">
        <w:r w:rsidR="00267A4B">
          <w:rPr>
            <w:lang w:val="zh-Hans"/>
          </w:rPr>
          <w:t xml:space="preserve">to make </w:t>
        </w:r>
      </w:ins>
      <w:r>
        <w:rPr>
          <w:lang w:val="zh-Hans"/>
        </w:rPr>
        <w:t>询价和做市商</w:t>
      </w:r>
      <w:del w:id="572" w:author="陈学锋" w:date="2018-07-10T20:51:00Z">
        <w:r w:rsidDel="00267A4B">
          <w:rPr>
            <w:lang w:val="zh-Hans"/>
          </w:rPr>
          <w:delText xml:space="preserve">receiving </w:delText>
        </w:r>
      </w:del>
      <w:ins w:id="573" w:author="陈学锋" w:date="2018-07-10T20:51:00Z">
        <w:r w:rsidR="00267A4B">
          <w:rPr>
            <w:lang w:val="zh-Hans"/>
          </w:rPr>
          <w:t>获得询</w:t>
        </w:r>
      </w:ins>
      <w:r>
        <w:rPr>
          <w:lang w:val="zh-Hans"/>
        </w:rPr>
        <w:t>价</w:t>
      </w:r>
      <w:r>
        <w:rPr>
          <w:lang w:val="zh-Hans"/>
        </w:rPr>
        <w:t>s</w:t>
      </w:r>
      <w:r>
        <w:rPr>
          <w:lang w:val="zh-Hans"/>
        </w:rPr>
        <w:t>。做市商无需认购，即无需认购，即获得询价</w:t>
      </w:r>
      <w:r>
        <w:rPr>
          <w:lang w:val="zh-Hans"/>
        </w:rPr>
        <w:t>s</w:t>
      </w:r>
      <w:r>
        <w:rPr>
          <w:lang w:val="zh-Hans"/>
        </w:rPr>
        <w:t>。当做</w:t>
      </w:r>
      <w:del w:id="574" w:author="陈学锋" w:date="2018-07-10T20:52:00Z">
        <w:r w:rsidDel="00267A4B">
          <w:rPr>
            <w:lang w:val="zh-Hans"/>
          </w:rPr>
          <w:delText xml:space="preserve">authenticates </w:delText>
        </w:r>
      </w:del>
      <w:ins w:id="575" w:author="陈学锋" w:date="2018-07-10T20:52:00Z">
        <w:r w:rsidR="00267A4B">
          <w:rPr>
            <w:lang w:val="zh-Hans"/>
          </w:rPr>
          <w:t>市</w:t>
        </w:r>
      </w:ins>
      <w:r>
        <w:rPr>
          <w:lang w:val="zh-Hans"/>
        </w:rPr>
        <w:t>商使用交易</w:t>
      </w:r>
      <w:r>
        <w:rPr>
          <w:lang w:val="zh-Hans"/>
        </w:rPr>
        <w:t xml:space="preserve"> API </w:t>
      </w:r>
      <w:r>
        <w:rPr>
          <w:lang w:val="zh-Hans"/>
        </w:rPr>
        <w:t>登录时，</w:t>
      </w:r>
      <w:ins w:id="576" w:author="陈学锋" w:date="2018-07-21T20:51:00Z">
        <w:r w:rsidR="00324FBA">
          <w:rPr>
            <w:lang w:val="zh-Hans"/>
          </w:rPr>
          <w:t>服务器</w:t>
        </w:r>
      </w:ins>
      <w:r>
        <w:rPr>
          <w:lang w:val="zh-Hans"/>
        </w:rPr>
        <w:t>会识别他们的账户，并根据他们在交易所中的特权发送相应的合约的询价。</w:t>
      </w:r>
    </w:p>
    <w:p w14:paraId="71903A52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德塞和捷克</w:t>
      </w:r>
    </w:p>
    <w:p w14:paraId="451A4C2E" w14:textId="77777777" w:rsidR="00274F8B" w:rsidRDefault="00F9769E">
      <w:pPr>
        <w:rPr>
          <w:rFonts w:cs="Calibri"/>
        </w:rPr>
      </w:pPr>
      <w:r>
        <w:rPr>
          <w:lang w:val="zh-Hans"/>
        </w:rPr>
        <w:t>询价流</w:t>
      </w:r>
      <w:ins w:id="577" w:author="陈学锋" w:date="2018-07-10T20:53:00Z">
        <w:r w:rsidR="00267A4B">
          <w:rPr>
            <w:lang w:val="zh-Hans"/>
          </w:rPr>
          <w:t>通过报价</w:t>
        </w:r>
      </w:ins>
      <w:r>
        <w:rPr>
          <w:lang w:val="zh-Hans"/>
        </w:rPr>
        <w:t xml:space="preserve">API </w:t>
      </w:r>
      <w:r>
        <w:rPr>
          <w:lang w:val="zh-Hans"/>
        </w:rPr>
        <w:t>传输。投资者仍通过交易</w:t>
      </w:r>
      <w:r>
        <w:rPr>
          <w:lang w:val="zh-Hans"/>
        </w:rPr>
        <w:t>API</w:t>
      </w:r>
      <w:ins w:id="578" w:author="陈学锋" w:date="2018-07-10T20:52:00Z">
        <w:r w:rsidR="00267A4B">
          <w:rPr>
            <w:lang w:val="zh-Hans"/>
          </w:rPr>
          <w:t>进行</w:t>
        </w:r>
      </w:ins>
      <w:r>
        <w:rPr>
          <w:lang w:val="zh-Hans"/>
        </w:rPr>
        <w:t xml:space="preserve"> via </w:t>
      </w:r>
      <w:ins w:id="579" w:author="陈学锋" w:date="2018-07-10T20:53:00Z">
        <w:r w:rsidR="00267A4B">
          <w:rPr>
            <w:lang w:val="zh-Hans"/>
          </w:rPr>
          <w:t xml:space="preserve">the </w:t>
        </w:r>
      </w:ins>
      <w:r>
        <w:rPr>
          <w:lang w:val="zh-Hans"/>
        </w:rPr>
        <w:t>询价，而做市商应在</w:t>
      </w:r>
      <w:ins w:id="580" w:author="陈学锋" w:date="2018-07-10T20:54:00Z">
        <w:r w:rsidR="00267A4B">
          <w:rPr>
            <w:lang w:val="zh-Hans"/>
          </w:rPr>
          <w:t xml:space="preserve">to </w:t>
        </w:r>
      </w:ins>
      <w:r>
        <w:rPr>
          <w:lang w:val="zh-Hans"/>
        </w:rPr>
        <w:t>服务器传输询价</w:t>
      </w:r>
      <w:r>
        <w:rPr>
          <w:lang w:val="zh-Hans"/>
        </w:rPr>
        <w:t>s</w:t>
      </w:r>
      <w:r>
        <w:rPr>
          <w:lang w:val="zh-Hans"/>
        </w:rPr>
        <w:t>流之前认购投资者的询价。</w:t>
      </w:r>
    </w:p>
    <w:p w14:paraId="1CE96C3C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CTP </w:t>
      </w:r>
      <w:del w:id="581" w:author="陈学锋" w:date="2018-07-10T20:54:00Z">
        <w:r w:rsidDel="00267A4B">
          <w:rPr>
            <w:lang w:val="zh-Hans"/>
          </w:rPr>
          <w:delText>insists on</w:delText>
        </w:r>
      </w:del>
      <w:ins w:id="582" w:author="陈学锋" w:date="2018-07-10T20:54:00Z">
        <w:r w:rsidR="00267A4B">
          <w:rPr>
            <w:lang w:val="zh-Hans"/>
          </w:rPr>
          <w:t xml:space="preserve">API </w:t>
        </w:r>
        <w:r w:rsidR="00267A4B">
          <w:rPr>
            <w:lang w:val="zh-Hans"/>
          </w:rPr>
          <w:t>坚持与不同</w:t>
        </w:r>
      </w:ins>
      <w:r>
        <w:rPr>
          <w:lang w:val="zh-Hans"/>
        </w:rPr>
        <w:t xml:space="preserve"> </w:t>
      </w:r>
      <w:r>
        <w:rPr>
          <w:lang w:val="zh-Hans"/>
        </w:rPr>
        <w:t>交换保持一</w:t>
      </w:r>
      <w:r>
        <w:rPr>
          <w:lang w:val="zh-Hans"/>
        </w:rPr>
        <w:t xml:space="preserve"> </w:t>
      </w:r>
      <w:ins w:id="583" w:author="陈学锋" w:date="2018-07-10T20:55:00Z">
        <w:r w:rsidR="00267A4B">
          <w:rPr>
            <w:lang w:val="zh-Hans"/>
          </w:rPr>
          <w:t>致</w:t>
        </w:r>
        <w:r w:rsidR="00267A4B">
          <w:rPr>
            <w:lang w:val="zh-Hans"/>
          </w:rPr>
          <w:t xml:space="preserve"> </w:t>
        </w:r>
      </w:ins>
      <w:r>
        <w:rPr>
          <w:lang w:val="zh-Hans"/>
        </w:rPr>
        <w:t>的原则。如果交易所改进了处理询价的实现，</w:t>
      </w:r>
      <w:r>
        <w:rPr>
          <w:lang w:val="zh-Hans"/>
        </w:rPr>
        <w:t>CTP API</w:t>
      </w:r>
      <w:r>
        <w:rPr>
          <w:lang w:val="zh-Hans"/>
        </w:rPr>
        <w:t>将</w:t>
      </w:r>
      <w:r>
        <w:rPr>
          <w:lang w:val="zh-Hans"/>
        </w:rPr>
        <w:t xml:space="preserve"> </w:t>
      </w:r>
      <w:del w:id="584" w:author="陈学锋" w:date="2018-07-10T20:55:00Z">
        <w:r w:rsidDel="00267A4B">
          <w:rPr>
            <w:lang w:val="zh-Hans"/>
          </w:rPr>
          <w:delText xml:space="preserve">also </w:delText>
        </w:r>
      </w:del>
      <w:r>
        <w:rPr>
          <w:lang w:val="zh-Hans"/>
        </w:rPr>
        <w:t>相应地</w:t>
      </w:r>
      <w:ins w:id="585" w:author="陈学锋" w:date="2018-07-10T20:55:00Z">
        <w:r w:rsidR="00267A4B">
          <w:rPr>
            <w:lang w:val="zh-Hans"/>
          </w:rPr>
          <w:t xml:space="preserve"> </w:t>
        </w:r>
        <w:r w:rsidR="00267A4B">
          <w:rPr>
            <w:lang w:val="zh-Hans"/>
          </w:rPr>
          <w:t>进行调整</w:t>
        </w:r>
      </w:ins>
      <w:r>
        <w:rPr>
          <w:lang w:val="zh-Hans"/>
        </w:rPr>
        <w:t>。</w:t>
      </w:r>
      <w:r>
        <w:rPr>
          <w:lang w:val="zh-Hans"/>
        </w:rPr>
        <w:t xml:space="preserve"> </w:t>
      </w:r>
    </w:p>
    <w:p w14:paraId="41EA0660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 xml:space="preserve">API </w:t>
      </w:r>
      <w:r>
        <w:rPr>
          <w:b/>
          <w:lang w:val="zh-Hans"/>
        </w:rPr>
        <w:t>方法</w:t>
      </w:r>
    </w:p>
    <w:p w14:paraId="4A035CC7" w14:textId="77777777" w:rsidR="00274F8B" w:rsidRDefault="00F9769E">
      <w:pPr>
        <w:rPr>
          <w:rFonts w:cs="Calibri"/>
        </w:rPr>
      </w:pPr>
      <w:r>
        <w:rPr>
          <w:lang w:val="zh-Hans"/>
        </w:rPr>
        <w:t>报价</w:t>
      </w:r>
      <w:r>
        <w:rPr>
          <w:lang w:val="zh-Hans"/>
        </w:rPr>
        <w:t xml:space="preserve"> API</w:t>
      </w: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2842"/>
        <w:gridCol w:w="2839"/>
      </w:tblGrid>
      <w:tr w:rsidR="00274F8B" w14:paraId="76947456" w14:textId="77777777">
        <w:tc>
          <w:tcPr>
            <w:tcW w:w="2841" w:type="dxa"/>
            <w:tcBorders>
              <w:tl2br w:val="nil"/>
              <w:tr2bl w:val="nil"/>
            </w:tcBorders>
            <w:shd w:val="clear" w:color="auto" w:fill="9BBB59"/>
          </w:tcPr>
          <w:p w14:paraId="7E0B1834" w14:textId="77777777" w:rsidR="00274F8B" w:rsidRDefault="00F9769E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请求</w:t>
            </w:r>
            <w:r>
              <w:rPr>
                <w:b/>
                <w:bCs/>
                <w:color w:val="FFFFFF"/>
                <w:lang w:val="zh-Hans"/>
              </w:rPr>
              <w:t xml:space="preserve"> </w:t>
            </w:r>
          </w:p>
        </w:tc>
        <w:tc>
          <w:tcPr>
            <w:tcW w:w="2842" w:type="dxa"/>
            <w:tcBorders>
              <w:tl2br w:val="nil"/>
              <w:tr2bl w:val="nil"/>
            </w:tcBorders>
            <w:shd w:val="clear" w:color="auto" w:fill="9BBB59"/>
          </w:tcPr>
          <w:p w14:paraId="0AAC81E6" w14:textId="77777777" w:rsidR="00274F8B" w:rsidRDefault="00F9769E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响应</w:t>
            </w:r>
            <w:r>
              <w:rPr>
                <w:b/>
                <w:bCs/>
                <w:color w:val="FFFFFF"/>
                <w:lang w:val="zh-Hans"/>
              </w:rPr>
              <w:t>/</w:t>
            </w:r>
            <w:r>
              <w:rPr>
                <w:b/>
                <w:bCs/>
                <w:color w:val="FFFFFF"/>
                <w:lang w:val="zh-Hans"/>
              </w:rPr>
              <w:t>返回</w:t>
            </w:r>
          </w:p>
        </w:tc>
        <w:tc>
          <w:tcPr>
            <w:tcW w:w="2839" w:type="dxa"/>
            <w:tcBorders>
              <w:tl2br w:val="nil"/>
              <w:tr2bl w:val="nil"/>
            </w:tcBorders>
            <w:shd w:val="clear" w:color="auto" w:fill="9BBB59"/>
          </w:tcPr>
          <w:p w14:paraId="1700038A" w14:textId="77777777" w:rsidR="00274F8B" w:rsidRDefault="00F9769E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描述</w:t>
            </w:r>
          </w:p>
        </w:tc>
      </w:tr>
      <w:tr w:rsidR="00274F8B" w14:paraId="2207FFEB" w14:textId="77777777">
        <w:tc>
          <w:tcPr>
            <w:tcW w:w="2841" w:type="dxa"/>
            <w:tcBorders>
              <w:tl2br w:val="nil"/>
              <w:tr2bl w:val="nil"/>
            </w:tcBorders>
            <w:shd w:val="clear" w:color="auto" w:fill="EFF3EA"/>
          </w:tcPr>
          <w:p w14:paraId="383FF1B7" w14:textId="77777777" w:rsidR="00274F8B" w:rsidRDefault="00F9769E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订阅报价</w:t>
            </w:r>
          </w:p>
        </w:tc>
        <w:tc>
          <w:tcPr>
            <w:tcW w:w="2842" w:type="dxa"/>
            <w:tcBorders>
              <w:tl2br w:val="nil"/>
              <w:tr2bl w:val="nil"/>
            </w:tcBorders>
            <w:shd w:val="clear" w:color="auto" w:fill="EFF3EA"/>
          </w:tcPr>
          <w:p w14:paraId="0828D7AB" w14:textId="77777777" w:rsidR="00274F8B" w:rsidRDefault="00F9769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OnRspSubforQuoteRsp</w:t>
            </w:r>
          </w:p>
        </w:tc>
        <w:tc>
          <w:tcPr>
            <w:tcW w:w="2839" w:type="dxa"/>
            <w:tcBorders>
              <w:tl2br w:val="nil"/>
              <w:tr2bl w:val="nil"/>
            </w:tcBorders>
            <w:shd w:val="clear" w:color="auto" w:fill="EFF3EA"/>
          </w:tcPr>
          <w:p w14:paraId="21E67AF6" w14:textId="77777777" w:rsidR="00274F8B" w:rsidRDefault="00F9769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做市商</w:t>
            </w:r>
            <w:ins w:id="586" w:author="陈学锋" w:date="2018-07-10T20:55:00Z">
              <w:r w:rsidR="00267A4B">
                <w:rPr>
                  <w:color w:val="000000"/>
                  <w:lang w:val="zh-Hans"/>
                </w:rPr>
                <w:t>认购</w:t>
              </w:r>
            </w:ins>
            <w:r>
              <w:rPr>
                <w:color w:val="000000"/>
                <w:lang w:val="zh-Hans"/>
              </w:rPr>
              <w:t>投资者的询价</w:t>
            </w:r>
            <w:r>
              <w:rPr>
                <w:color w:val="000000"/>
                <w:lang w:val="zh-Hans"/>
              </w:rPr>
              <w:t>s</w:t>
            </w:r>
          </w:p>
        </w:tc>
      </w:tr>
      <w:tr w:rsidR="00274F8B" w14:paraId="27CFD437" w14:textId="77777777">
        <w:tc>
          <w:tcPr>
            <w:tcW w:w="2841" w:type="dxa"/>
            <w:tcBorders>
              <w:tl2br w:val="nil"/>
              <w:tr2bl w:val="nil"/>
            </w:tcBorders>
            <w:shd w:val="clear" w:color="auto" w:fill="FFFFFF"/>
          </w:tcPr>
          <w:p w14:paraId="27F197F7" w14:textId="77777777" w:rsidR="00274F8B" w:rsidRDefault="00F9769E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取消订阅报价</w:t>
            </w:r>
          </w:p>
        </w:tc>
        <w:tc>
          <w:tcPr>
            <w:tcW w:w="2842" w:type="dxa"/>
            <w:tcBorders>
              <w:tl2br w:val="nil"/>
              <w:tr2bl w:val="nil"/>
            </w:tcBorders>
            <w:shd w:val="clear" w:color="auto" w:fill="FFFFFF"/>
          </w:tcPr>
          <w:p w14:paraId="7A5F9E0B" w14:textId="77777777" w:rsidR="00274F8B" w:rsidRDefault="00F9769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OnRsunsubforQuoteRsp</w:t>
            </w:r>
          </w:p>
        </w:tc>
        <w:tc>
          <w:tcPr>
            <w:tcW w:w="2839" w:type="dxa"/>
            <w:tcBorders>
              <w:tl2br w:val="nil"/>
              <w:tr2bl w:val="nil"/>
            </w:tcBorders>
            <w:shd w:val="clear" w:color="auto" w:fill="FFFFFF"/>
          </w:tcPr>
          <w:p w14:paraId="413EF87E" w14:textId="77777777" w:rsidR="00274F8B" w:rsidRDefault="00F9769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做市商</w:t>
            </w:r>
            <w:ins w:id="587" w:author="陈学锋" w:date="2018-07-10T20:56:00Z">
              <w:r w:rsidR="00F542B7">
                <w:rPr>
                  <w:color w:val="000000"/>
                  <w:lang w:val="zh-Hans"/>
                </w:rPr>
                <w:t>取消认购</w:t>
              </w:r>
            </w:ins>
            <w:r>
              <w:rPr>
                <w:color w:val="000000"/>
                <w:lang w:val="zh-Hans"/>
              </w:rPr>
              <w:t>投资者的询价</w:t>
            </w:r>
            <w:r>
              <w:rPr>
                <w:color w:val="000000"/>
                <w:lang w:val="zh-Hans"/>
              </w:rPr>
              <w:t>s</w:t>
            </w:r>
          </w:p>
        </w:tc>
      </w:tr>
      <w:tr w:rsidR="00274F8B" w14:paraId="6E4DD7C5" w14:textId="77777777">
        <w:tc>
          <w:tcPr>
            <w:tcW w:w="2841" w:type="dxa"/>
            <w:tcBorders>
              <w:tl2br w:val="nil"/>
              <w:tr2bl w:val="nil"/>
            </w:tcBorders>
            <w:shd w:val="clear" w:color="auto" w:fill="EFF3EA"/>
          </w:tcPr>
          <w:p w14:paraId="6B0CFEAC" w14:textId="77777777" w:rsidR="00274F8B" w:rsidRDefault="00274F8B">
            <w:pPr>
              <w:spacing w:before="120"/>
              <w:rPr>
                <w:rFonts w:cs="Calibri"/>
                <w:bCs/>
                <w:color w:val="000000"/>
              </w:rPr>
            </w:pPr>
          </w:p>
        </w:tc>
        <w:tc>
          <w:tcPr>
            <w:tcW w:w="2842" w:type="dxa"/>
            <w:tcBorders>
              <w:tl2br w:val="nil"/>
              <w:tr2bl w:val="nil"/>
            </w:tcBorders>
            <w:shd w:val="clear" w:color="auto" w:fill="EFF3EA"/>
          </w:tcPr>
          <w:p w14:paraId="6C92EB44" w14:textId="77777777" w:rsidR="00274F8B" w:rsidRDefault="00F9769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OnrtnForQuotersp</w:t>
            </w:r>
          </w:p>
        </w:tc>
        <w:tc>
          <w:tcPr>
            <w:tcW w:w="2839" w:type="dxa"/>
            <w:tcBorders>
              <w:tl2br w:val="nil"/>
              <w:tr2bl w:val="nil"/>
            </w:tcBorders>
            <w:shd w:val="clear" w:color="auto" w:fill="EFF3EA"/>
          </w:tcPr>
          <w:p w14:paraId="5B58875D" w14:textId="77777777" w:rsidR="00274F8B" w:rsidRDefault="00F9769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做市商获得投资者的询价</w:t>
            </w:r>
          </w:p>
        </w:tc>
      </w:tr>
    </w:tbl>
    <w:p w14:paraId="3B5B8A5E" w14:textId="77777777" w:rsidR="00274F8B" w:rsidRDefault="00274F8B">
      <w:pPr>
        <w:rPr>
          <w:rFonts w:cs="Calibri"/>
        </w:rPr>
      </w:pPr>
    </w:p>
    <w:p w14:paraId="41D7FDE8" w14:textId="77777777" w:rsidR="00274F8B" w:rsidRDefault="00F9769E">
      <w:pPr>
        <w:rPr>
          <w:rFonts w:cs="Calibri"/>
        </w:rPr>
      </w:pPr>
      <w:r>
        <w:rPr>
          <w:lang w:val="zh-Hans"/>
        </w:rPr>
        <w:t>贸易</w:t>
      </w:r>
      <w:r>
        <w:rPr>
          <w:lang w:val="zh-Hans"/>
        </w:rPr>
        <w:t>API</w:t>
      </w: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2925"/>
        <w:gridCol w:w="2751"/>
      </w:tblGrid>
      <w:tr w:rsidR="00274F8B" w14:paraId="29164734" w14:textId="77777777">
        <w:tc>
          <w:tcPr>
            <w:tcW w:w="2925" w:type="dxa"/>
            <w:tcBorders>
              <w:tl2br w:val="nil"/>
              <w:tr2bl w:val="nil"/>
            </w:tcBorders>
            <w:shd w:val="clear" w:color="auto" w:fill="9BBB59"/>
          </w:tcPr>
          <w:p w14:paraId="16348B3F" w14:textId="77777777" w:rsidR="00274F8B" w:rsidRDefault="00F9769E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请求</w:t>
            </w:r>
            <w:r>
              <w:rPr>
                <w:b/>
                <w:bCs/>
                <w:color w:val="FFFFFF"/>
                <w:lang w:val="zh-Hans"/>
              </w:rPr>
              <w:t>/</w:t>
            </w:r>
            <w:r>
              <w:rPr>
                <w:b/>
                <w:bCs/>
                <w:color w:val="FFFFFF"/>
                <w:lang w:val="zh-Hans"/>
              </w:rPr>
              <w:t>返回</w:t>
            </w:r>
          </w:p>
        </w:tc>
        <w:tc>
          <w:tcPr>
            <w:tcW w:w="2751" w:type="dxa"/>
            <w:tcBorders>
              <w:tl2br w:val="nil"/>
              <w:tr2bl w:val="nil"/>
            </w:tcBorders>
            <w:shd w:val="clear" w:color="auto" w:fill="9BBB59"/>
          </w:tcPr>
          <w:p w14:paraId="78CE9AD1" w14:textId="77777777" w:rsidR="00274F8B" w:rsidRDefault="00F9769E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描述</w:t>
            </w:r>
          </w:p>
        </w:tc>
      </w:tr>
      <w:tr w:rsidR="00274F8B" w14:paraId="4342308F" w14:textId="77777777">
        <w:tc>
          <w:tcPr>
            <w:tcW w:w="2925" w:type="dxa"/>
            <w:tcBorders>
              <w:tl2br w:val="nil"/>
              <w:tr2bl w:val="nil"/>
            </w:tcBorders>
            <w:shd w:val="clear" w:color="auto" w:fill="EFF3EA"/>
          </w:tcPr>
          <w:p w14:paraId="56B6525B" w14:textId="77777777" w:rsidR="00274F8B" w:rsidRDefault="00F9769E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OnrtnForQuotersp</w:t>
            </w:r>
          </w:p>
        </w:tc>
        <w:tc>
          <w:tcPr>
            <w:tcW w:w="2751" w:type="dxa"/>
            <w:tcBorders>
              <w:tl2br w:val="nil"/>
              <w:tr2bl w:val="nil"/>
            </w:tcBorders>
            <w:shd w:val="clear" w:color="auto" w:fill="EFF3EA"/>
          </w:tcPr>
          <w:p w14:paraId="2B825D4E" w14:textId="77777777" w:rsidR="00274F8B" w:rsidRDefault="00F9769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做市商获得投资者的询价</w:t>
            </w:r>
          </w:p>
        </w:tc>
      </w:tr>
      <w:tr w:rsidR="00274F8B" w14:paraId="2DD245CD" w14:textId="77777777">
        <w:tc>
          <w:tcPr>
            <w:tcW w:w="2925" w:type="dxa"/>
            <w:tcBorders>
              <w:tl2br w:val="nil"/>
              <w:tr2bl w:val="nil"/>
            </w:tcBorders>
            <w:shd w:val="clear" w:color="auto" w:fill="FFFFFF"/>
          </w:tcPr>
          <w:p w14:paraId="5D4DB2C4" w14:textId="77777777" w:rsidR="00274F8B" w:rsidRDefault="00F9769E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lastRenderedPageBreak/>
              <w:t>ReqFor</w:t>
            </w:r>
            <w:r>
              <w:rPr>
                <w:bCs/>
                <w:color w:val="000000"/>
                <w:lang w:val="zh-Hans"/>
              </w:rPr>
              <w:t>报价因特因特</w:t>
            </w:r>
          </w:p>
        </w:tc>
        <w:tc>
          <w:tcPr>
            <w:tcW w:w="2751" w:type="dxa"/>
            <w:tcBorders>
              <w:tl2br w:val="nil"/>
              <w:tr2bl w:val="nil"/>
            </w:tcBorders>
            <w:shd w:val="clear" w:color="auto" w:fill="FFFFFF"/>
          </w:tcPr>
          <w:p w14:paraId="08CFFAB9" w14:textId="77777777" w:rsidR="00274F8B" w:rsidRDefault="00F9769E" w:rsidP="00F542B7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投资者发送</w:t>
            </w:r>
            <w:r>
              <w:rPr>
                <w:color w:val="000000"/>
                <w:lang w:val="zh-Hans"/>
              </w:rPr>
              <w:t xml:space="preserve"> </w:t>
            </w:r>
            <w:del w:id="588" w:author="陈学锋" w:date="2018-07-10T20:57:00Z">
              <w:r w:rsidDel="00F542B7">
                <w:rPr>
                  <w:color w:val="000000"/>
                  <w:lang w:val="zh-Hans"/>
                </w:rPr>
                <w:delText xml:space="preserve">of </w:delText>
              </w:r>
            </w:del>
            <w:ins w:id="589" w:author="陈学锋" w:date="2018-07-10T20:57:00Z">
              <w:r w:rsidR="00F542B7">
                <w:rPr>
                  <w:color w:val="000000"/>
                  <w:lang w:val="zh-Hans"/>
                </w:rPr>
                <w:t>询</w:t>
              </w:r>
              <w:r w:rsidR="00F542B7">
                <w:rPr>
                  <w:color w:val="000000"/>
                  <w:lang w:val="zh-Hans"/>
                </w:rPr>
                <w:t xml:space="preserve"> </w:t>
              </w:r>
            </w:ins>
            <w:r>
              <w:rPr>
                <w:color w:val="000000"/>
                <w:lang w:val="zh-Hans"/>
              </w:rPr>
              <w:t>价请求</w:t>
            </w:r>
          </w:p>
        </w:tc>
      </w:tr>
    </w:tbl>
    <w:p w14:paraId="76CCA4F5" w14:textId="77777777" w:rsidR="00274F8B" w:rsidRDefault="00274F8B">
      <w:pPr>
        <w:rPr>
          <w:rFonts w:cs="Calibri"/>
        </w:rPr>
      </w:pPr>
    </w:p>
    <w:p w14:paraId="23E142E4" w14:textId="77777777" w:rsidR="00274F8B" w:rsidRDefault="00F9769E">
      <w:pPr>
        <w:rPr>
          <w:rFonts w:cs="Calibri"/>
        </w:rPr>
      </w:pPr>
      <w:r>
        <w:rPr>
          <w:lang w:val="zh-Hans"/>
        </w:rPr>
        <w:t>报价</w:t>
      </w:r>
      <w:r>
        <w:rPr>
          <w:lang w:val="zh-Hans"/>
        </w:rPr>
        <w:t xml:space="preserve"> API </w:t>
      </w:r>
      <w:r>
        <w:rPr>
          <w:lang w:val="zh-Hans"/>
        </w:rPr>
        <w:t>中订阅询价</w:t>
      </w:r>
      <w:r>
        <w:rPr>
          <w:lang w:val="zh-Hans"/>
        </w:rPr>
        <w:t xml:space="preserve"> in </w:t>
      </w:r>
      <w:ins w:id="590" w:author="陈学锋" w:date="2018-07-10T20:57:00Z">
        <w:r w:rsidR="00F542B7">
          <w:rPr>
            <w:lang w:val="zh-Hans"/>
          </w:rPr>
          <w:t xml:space="preserve">the </w:t>
        </w:r>
      </w:ins>
      <w:r>
        <w:rPr>
          <w:lang w:val="zh-Hans"/>
        </w:rPr>
        <w:t>的用法与</w:t>
      </w:r>
      <w:del w:id="591" w:author="陈学锋" w:date="2018-07-10T20:57:00Z">
        <w:r w:rsidDel="00F542B7">
          <w:rPr>
            <w:lang w:val="zh-Hans"/>
          </w:rPr>
          <w:delText xml:space="preserve">with </w:delText>
        </w:r>
      </w:del>
      <w:ins w:id="592" w:author="陈学锋" w:date="2018-07-10T20:57:00Z">
        <w:r w:rsidR="00F542B7">
          <w:rPr>
            <w:lang w:val="zh-Hans"/>
          </w:rPr>
          <w:t>订阅报价</w:t>
        </w:r>
      </w:ins>
      <w:r>
        <w:rPr>
          <w:lang w:val="zh-Hans"/>
        </w:rPr>
        <w:t>单相同。在贸易</w:t>
      </w:r>
      <w:r>
        <w:rPr>
          <w:lang w:val="zh-Hans"/>
        </w:rPr>
        <w:t xml:space="preserve"> API </w:t>
      </w:r>
      <w:r>
        <w:rPr>
          <w:lang w:val="zh-Hans"/>
        </w:rPr>
        <w:t>中，无需</w:t>
      </w:r>
      <w:del w:id="593" w:author="陈学锋" w:date="2018-07-10T20:57:00Z">
        <w:r w:rsidDel="00F542B7">
          <w:rPr>
            <w:lang w:val="zh-Hans"/>
          </w:rPr>
          <w:delText>do subscribing</w:delText>
        </w:r>
      </w:del>
      <w:ins w:id="594" w:author="陈学锋" w:date="2018-07-10T20:57:00Z">
        <w:r w:rsidR="00F542B7">
          <w:rPr>
            <w:lang w:val="zh-Hans"/>
          </w:rPr>
          <w:t>订阅</w:t>
        </w:r>
      </w:ins>
      <w:r>
        <w:rPr>
          <w:lang w:val="zh-Hans"/>
        </w:rPr>
        <w:t>。</w:t>
      </w:r>
    </w:p>
    <w:p w14:paraId="13CFF049" w14:textId="77777777" w:rsidR="00274F8B" w:rsidRDefault="00F9769E">
      <w:pPr>
        <w:rPr>
          <w:rFonts w:cs="Calibri"/>
        </w:rPr>
      </w:pPr>
      <w:r>
        <w:rPr>
          <w:lang w:val="zh-Hans"/>
        </w:rPr>
        <w:t>如何为投资者制作询价将在下一章中</w:t>
      </w:r>
      <w:r>
        <w:rPr>
          <w:lang w:val="zh-Hans"/>
        </w:rPr>
        <w:t>the next “Demo of Trading” Chapter</w:t>
      </w:r>
      <w:r>
        <w:rPr>
          <w:lang w:val="zh-Hans"/>
        </w:rPr>
        <w:t>详细描述。</w:t>
      </w:r>
    </w:p>
    <w:p w14:paraId="2B41D0A0" w14:textId="77777777" w:rsidR="00E60961" w:rsidRPr="00E60961" w:rsidRDefault="00E07587" w:rsidP="00E07587">
      <w:pPr>
        <w:pStyle w:val="2"/>
        <w:numPr>
          <w:ilvl w:val="1"/>
          <w:numId w:val="2"/>
        </w:numPr>
        <w:rPr>
          <w:highlight w:val="yellow"/>
        </w:rPr>
      </w:pPr>
      <w:bookmarkStart w:id="595" w:name="_Toc402796990"/>
      <w:bookmarkStart w:id="596" w:name="_Toc2411"/>
      <w:r w:rsidRPr="00E60961">
        <w:rPr>
          <w:highlight w:val="yellow"/>
          <w:lang w:val="zh-Hans"/>
        </w:rPr>
        <w:t>报价推规则的解释</w:t>
      </w:r>
    </w:p>
    <w:p w14:paraId="16ED5522" w14:textId="77777777" w:rsidR="00E60961" w:rsidRDefault="00E60961" w:rsidP="00E60961">
      <w:pPr>
        <w:rPr>
          <w:rFonts w:cs="Calibri"/>
        </w:rPr>
      </w:pPr>
      <w:r>
        <w:rPr>
          <w:lang w:val="zh-Hans"/>
        </w:rPr>
        <w:t xml:space="preserve">CTP </w:t>
      </w:r>
      <w:r>
        <w:rPr>
          <w:lang w:val="zh-Hans"/>
        </w:rPr>
        <w:t>报价</w:t>
      </w:r>
      <w:r>
        <w:rPr>
          <w:lang w:val="zh-Hans"/>
        </w:rPr>
        <w:t xml:space="preserve"> </w:t>
      </w:r>
      <w:del w:id="597" w:author="陈学锋" w:date="2018-07-12T19:32:00Z">
        <w:r w:rsidDel="00210BDF">
          <w:rPr>
            <w:lang w:val="zh-Hans"/>
          </w:rPr>
          <w:delText>quptation</w:delText>
        </w:r>
      </w:del>
      <w:ins w:id="598" w:author="陈学锋" w:date="2018-07-12T19:32:00Z">
        <w:r w:rsidR="00210BDF">
          <w:rPr>
            <w:lang w:val="zh-Hans"/>
          </w:rPr>
          <w:t>规则</w:t>
        </w:r>
      </w:ins>
      <w:r>
        <w:rPr>
          <w:lang w:val="zh-Hans"/>
        </w:rPr>
        <w:t xml:space="preserve"> </w:t>
      </w:r>
      <w:r>
        <w:rPr>
          <w:lang w:val="zh-Hans"/>
        </w:rPr>
        <w:t>为：</w:t>
      </w:r>
    </w:p>
    <w:p w14:paraId="29E7A603" w14:textId="77777777" w:rsidR="00C93669" w:rsidRDefault="00446302" w:rsidP="00446302">
      <w:pPr>
        <w:pStyle w:val="a0"/>
        <w:spacing w:before="156"/>
        <w:ind w:firstLineChars="0" w:firstLine="0"/>
      </w:pPr>
      <w:r>
        <w:rPr>
          <w:lang w:val="zh-Hans"/>
        </w:rPr>
        <w:t>√</w:t>
      </w:r>
      <w:r>
        <w:rPr>
          <w:lang w:val="zh-Hans"/>
        </w:rPr>
        <w:t>两</w:t>
      </w:r>
      <w:ins w:id="599" w:author="陈学锋" w:date="2018-07-12T19:32:00Z">
        <w:r w:rsidR="00210BDF">
          <w:rPr>
            <w:lang w:val="zh-Hans"/>
          </w:rPr>
          <w:t>次报价</w:t>
        </w:r>
      </w:ins>
      <w:r>
        <w:rPr>
          <w:lang w:val="zh-Hans"/>
        </w:rPr>
        <w:t>snapshot</w:t>
      </w:r>
      <w:r>
        <w:rPr>
          <w:lang w:val="zh-Hans"/>
        </w:rPr>
        <w:t>快照</w:t>
      </w:r>
      <w:ins w:id="600" w:author="陈学锋" w:date="2018-07-12T19:32:00Z">
        <w:r w:rsidR="00210BDF">
          <w:rPr>
            <w:lang w:val="zh-Hans"/>
          </w:rPr>
          <w:t>s</w:t>
        </w:r>
      </w:ins>
      <w:r>
        <w:rPr>
          <w:lang w:val="zh-Hans"/>
        </w:rPr>
        <w:t xml:space="preserve"> </w:t>
      </w:r>
      <w:del w:id="601" w:author="陈学锋" w:date="2018-07-12T19:32:00Z">
        <w:r w:rsidDel="00210BDF">
          <w:rPr>
            <w:lang w:val="zh-Hans"/>
          </w:rPr>
          <w:delText xml:space="preserve">quotation </w:delText>
        </w:r>
      </w:del>
      <w:r>
        <w:rPr>
          <w:lang w:val="zh-Hans"/>
        </w:rPr>
        <w:t xml:space="preserve"> </w:t>
      </w:r>
    </w:p>
    <w:p w14:paraId="36D87E75" w14:textId="77777777" w:rsidR="00446302" w:rsidRDefault="00446302" w:rsidP="00446302">
      <w:pPr>
        <w:pStyle w:val="a0"/>
        <w:spacing w:before="156"/>
        <w:ind w:firstLineChars="0" w:firstLine="0"/>
      </w:pPr>
      <w:r>
        <w:rPr>
          <w:lang w:val="zh-Hans"/>
        </w:rPr>
        <w:t>√</w:t>
      </w:r>
      <w:r>
        <w:rPr>
          <w:lang w:val="zh-Hans"/>
        </w:rPr>
        <w:t>报价更新时才进行推送</w:t>
      </w:r>
      <w:del w:id="602" w:author="陈学锋" w:date="2018-07-12T19:33:00Z">
        <w:r w:rsidDel="00210BDF">
          <w:rPr>
            <w:lang w:val="zh-Hans"/>
          </w:rPr>
          <w:delText>s</w:delText>
        </w:r>
      </w:del>
      <w:ins w:id="603" w:author="陈学锋" w:date="2018-07-12T19:33:00Z">
        <w:r w:rsidR="00210BDF">
          <w:rPr>
            <w:lang w:val="zh-Hans"/>
          </w:rPr>
          <w:t xml:space="preserve"> happens</w:t>
        </w:r>
      </w:ins>
    </w:p>
    <w:p w14:paraId="2A781F47" w14:textId="77777777" w:rsidR="00446302" w:rsidRDefault="00446302" w:rsidP="00446302">
      <w:pPr>
        <w:pStyle w:val="a0"/>
        <w:spacing w:before="156"/>
        <w:ind w:firstLineChars="0" w:firstLine="0"/>
      </w:pPr>
      <w:r>
        <w:rPr>
          <w:lang w:val="zh-Hans"/>
        </w:rPr>
        <w:t>√</w:t>
      </w:r>
      <w:r w:rsidR="003C4BCC">
        <w:rPr>
          <w:lang w:val="zh-Hans"/>
        </w:rPr>
        <w:t xml:space="preserve"> </w:t>
      </w:r>
      <w:r w:rsidR="003C4BCC">
        <w:rPr>
          <w:lang w:val="zh-Hans"/>
        </w:rPr>
        <w:t>连接后推送初始报价</w:t>
      </w:r>
    </w:p>
    <w:p w14:paraId="5D54B94A" w14:textId="77777777" w:rsidR="003C4BCC" w:rsidRDefault="003C4BCC" w:rsidP="00446302">
      <w:pPr>
        <w:pStyle w:val="a0"/>
        <w:spacing w:before="156"/>
        <w:ind w:firstLineChars="0" w:firstLine="0"/>
      </w:pPr>
      <w:r>
        <w:rPr>
          <w:lang w:val="zh-Hans"/>
        </w:rPr>
        <w:t xml:space="preserve">CTP </w:t>
      </w:r>
      <w:r>
        <w:rPr>
          <w:lang w:val="zh-Hans"/>
        </w:rPr>
        <w:t>报价推送的基项是</w:t>
      </w:r>
      <w:r w:rsidR="000D6062">
        <w:rPr>
          <w:lang w:val="zh-Hans"/>
        </w:rPr>
        <w:t>按秒推两次，但推送</w:t>
      </w:r>
      <w:r>
        <w:rPr>
          <w:lang w:val="zh-Hans"/>
        </w:rPr>
        <w:t>时间</w:t>
      </w:r>
      <w:r w:rsidR="000D6062">
        <w:rPr>
          <w:lang w:val="zh-Hans"/>
        </w:rPr>
        <w:t>（</w:t>
      </w:r>
      <w:bookmarkStart w:id="604" w:name="OLE_LINK155"/>
      <w:bookmarkStart w:id="605" w:name="OLE_LINK156"/>
      <w:ins w:id="606" w:author="陈学锋" w:date="2018-07-12T19:34:00Z">
        <w:r w:rsidR="00210BDF">
          <w:rPr>
            <w:lang w:val="zh-Hans"/>
          </w:rPr>
          <w:t xml:space="preserve">in </w:t>
        </w:r>
      </w:ins>
      <w:r w:rsidR="000D6062" w:rsidRPr="000D6062">
        <w:rPr>
          <w:lang w:val="zh-Hans"/>
        </w:rPr>
        <w:t>millisecond</w:t>
      </w:r>
      <w:r>
        <w:rPr>
          <w:lang w:val="zh-Hans"/>
        </w:rPr>
        <w:t>以毫秒</w:t>
      </w:r>
      <w:ins w:id="607" w:author="陈学锋" w:date="2018-07-21T20:57:00Z">
        <w:r w:rsidR="00324FBA">
          <w:rPr>
            <w:lang w:val="zh-Hans"/>
          </w:rPr>
          <w:t>为单位</w:t>
        </w:r>
      </w:ins>
      <w:del w:id="608" w:author="陈学锋" w:date="2018-07-12T19:34:00Z">
        <w:r w:rsidR="000D6062" w:rsidRPr="000D6062" w:rsidDel="00210BDF">
          <w:rPr>
            <w:lang w:val="zh-Hans"/>
          </w:rPr>
          <w:delText xml:space="preserve"> precision</w:delText>
        </w:r>
      </w:del>
      <w:bookmarkEnd w:id="604"/>
      <w:bookmarkEnd w:id="605"/>
      <w:r w:rsidR="000D6062">
        <w:rPr>
          <w:lang w:val="zh-Hans"/>
        </w:rPr>
        <w:t>）并不严格</w:t>
      </w:r>
      <w:ins w:id="609" w:author="陈学锋" w:date="2018-07-12T19:33:00Z">
        <w:r w:rsidR="00210BDF">
          <w:rPr>
            <w:lang w:val="zh-Hans"/>
          </w:rPr>
          <w:t>ly</w:t>
        </w:r>
      </w:ins>
      <w:r>
        <w:rPr>
          <w:lang w:val="zh-Hans"/>
        </w:rPr>
        <w:t xml:space="preserve"> </w:t>
      </w:r>
      <w:r w:rsidR="000D6062">
        <w:rPr>
          <w:lang w:val="zh-Hans"/>
        </w:rPr>
        <w:t xml:space="preserve"> 000=500</w:t>
      </w:r>
      <w:r w:rsidR="000D6062">
        <w:rPr>
          <w:lang w:val="zh-Hans"/>
        </w:rPr>
        <w:t>。</w:t>
      </w:r>
      <w:r w:rsidR="00683831">
        <w:rPr>
          <w:lang w:val="zh-Hans"/>
        </w:rPr>
        <w:t>也就是说，推送时间</w:t>
      </w:r>
      <w:del w:id="610" w:author="陈学锋" w:date="2018-07-12T19:34:00Z">
        <w:r w:rsidR="00683831" w:rsidDel="00210BDF">
          <w:rPr>
            <w:lang w:val="zh-Hans"/>
          </w:rPr>
          <w:delText xml:space="preserve">is </w:delText>
        </w:r>
      </w:del>
      <w:bookmarkStart w:id="611" w:name="OLE_LINK154"/>
      <w:ins w:id="612" w:author="陈学锋" w:date="2018-07-12T19:34:00Z">
        <w:r w:rsidR="00210BDF">
          <w:rPr>
            <w:lang w:val="zh-Hans"/>
          </w:rPr>
          <w:t>可能是</w:t>
        </w:r>
      </w:ins>
      <w:r w:rsidR="00683831">
        <w:rPr>
          <w:lang w:val="zh-Hans"/>
        </w:rPr>
        <w:t>300</w:t>
      </w:r>
      <w:bookmarkEnd w:id="611"/>
      <w:r w:rsidR="00683831">
        <w:rPr>
          <w:lang w:val="zh-Hans"/>
        </w:rPr>
        <w:t xml:space="preserve">~800 </w:t>
      </w:r>
      <w:r w:rsidR="00683831">
        <w:rPr>
          <w:lang w:val="zh-Hans"/>
        </w:rPr>
        <w:t>。</w:t>
      </w:r>
      <w:r>
        <w:rPr>
          <w:lang w:val="zh-Hans"/>
        </w:rPr>
        <w:t xml:space="preserve"> </w:t>
      </w:r>
      <w:r w:rsidR="00683831">
        <w:rPr>
          <w:lang w:val="zh-Hans"/>
        </w:rPr>
        <w:t xml:space="preserve"> </w:t>
      </w:r>
      <w:r>
        <w:rPr>
          <w:lang w:val="zh-Hans"/>
        </w:rPr>
        <w:t xml:space="preserve"> </w:t>
      </w:r>
      <w:ins w:id="613" w:author="陈学锋" w:date="2018-07-12T19:34:00Z">
        <w:r w:rsidR="00210BDF">
          <w:rPr>
            <w:lang w:val="zh-Hans"/>
          </w:rPr>
          <w:t xml:space="preserve"> </w:t>
        </w:r>
      </w:ins>
    </w:p>
    <w:p w14:paraId="16552533" w14:textId="77777777" w:rsidR="00683831" w:rsidRDefault="00683831" w:rsidP="00446302">
      <w:pPr>
        <w:pStyle w:val="a0"/>
        <w:spacing w:before="156"/>
        <w:ind w:firstLineChars="0" w:firstLine="0"/>
      </w:pPr>
      <w:r>
        <w:rPr>
          <w:lang w:val="zh-Hans"/>
        </w:rPr>
        <w:t>原因有二：一是交换的引文（</w:t>
      </w:r>
      <w:del w:id="614" w:author="陈学锋" w:date="2018-07-12T19:36:00Z">
        <w:r w:rsidDel="00210BDF">
          <w:rPr>
            <w:lang w:val="zh-Hans"/>
          </w:rPr>
          <w:delText xml:space="preserve">the </w:delText>
        </w:r>
      </w:del>
      <w:r>
        <w:rPr>
          <w:lang w:val="zh-Hans"/>
        </w:rPr>
        <w:t>quotation</w:t>
      </w:r>
      <w:ins w:id="615" w:author="陈学锋" w:date="2018-07-12T19:36:00Z">
        <w:r w:rsidR="00210BDF">
          <w:rPr>
            <w:lang w:val="zh-Hans"/>
          </w:rPr>
          <w:t>s</w:t>
        </w:r>
      </w:ins>
      <w:del w:id="616" w:author="陈学锋" w:date="2018-07-12T19:36:00Z">
        <w:r w:rsidDel="00210BDF">
          <w:rPr>
            <w:lang w:val="zh-Hans"/>
          </w:rPr>
          <w:delText xml:space="preserve"> time by</w:delText>
        </w:r>
      </w:del>
      <w:ins w:id="617" w:author="陈学锋" w:date="2018-07-12T19:36:00Z">
        <w:r w:rsidR="00210BDF">
          <w:rPr>
            <w:lang w:val="zh-Hans"/>
          </w:rPr>
          <w:t xml:space="preserve"> from </w:t>
        </w:r>
      </w:ins>
      <w:r>
        <w:rPr>
          <w:lang w:val="zh-Hans"/>
        </w:rPr>
        <w:t>exchange</w:t>
      </w:r>
      <w:ins w:id="618" w:author="陈学锋" w:date="2018-07-12T19:36:00Z">
        <w:r w:rsidR="00210BDF">
          <w:rPr>
            <w:lang w:val="zh-Hans"/>
          </w:rPr>
          <w:t>s</w:t>
        </w:r>
      </w:ins>
      <w:r>
        <w:rPr>
          <w:lang w:val="zh-Hans"/>
        </w:rPr>
        <w:t xml:space="preserve"> (</w:t>
      </w:r>
      <w:ins w:id="619" w:author="陈学锋" w:date="2018-07-12T19:35:00Z">
        <w:r w:rsidR="00210BDF">
          <w:rPr>
            <w:lang w:val="zh-Hans"/>
          </w:rPr>
          <w:t>以毫秒</w:t>
        </w:r>
      </w:ins>
      <w:r w:rsidRPr="000D6062">
        <w:rPr>
          <w:lang w:val="zh-Hans"/>
        </w:rPr>
        <w:t>millisecond</w:t>
      </w:r>
      <w:ins w:id="620" w:author="陈学锋" w:date="2018-07-21T20:57:00Z">
        <w:r w:rsidR="00324FBA">
          <w:rPr>
            <w:lang w:val="zh-Hans"/>
          </w:rPr>
          <w:t>s</w:t>
        </w:r>
      </w:ins>
      <w:r>
        <w:rPr>
          <w:lang w:val="zh-Hans"/>
        </w:rPr>
        <w:t>为单位</w:t>
      </w:r>
      <w:del w:id="621" w:author="陈学锋" w:date="2018-07-12T19:35:00Z">
        <w:r w:rsidRPr="000D6062" w:rsidDel="00210BDF">
          <w:rPr>
            <w:lang w:val="zh-Hans"/>
          </w:rPr>
          <w:delText xml:space="preserve"> precision</w:delText>
        </w:r>
      </w:del>
      <w:r>
        <w:rPr>
          <w:lang w:val="zh-Hans"/>
        </w:rPr>
        <w:t>）不是</w:t>
      </w:r>
      <w:del w:id="622" w:author="陈学锋" w:date="2018-07-12T19:36:00Z">
        <w:r w:rsidDel="00210BDF">
          <w:rPr>
            <w:lang w:val="zh-Hans"/>
          </w:rPr>
          <w:delText xml:space="preserve">is </w:delText>
        </w:r>
      </w:del>
      <w:ins w:id="623" w:author="陈学锋" w:date="2018-07-12T19:36:00Z">
        <w:r w:rsidR="00210BDF">
          <w:rPr>
            <w:lang w:val="zh-Hans"/>
          </w:rPr>
          <w:t>常</w:t>
        </w:r>
      </w:ins>
      <w:r>
        <w:rPr>
          <w:lang w:val="zh-Hans"/>
        </w:rPr>
        <w:t>数</w:t>
      </w:r>
      <w:r>
        <w:rPr>
          <w:lang w:val="zh-Hans"/>
        </w:rPr>
        <w:t>;</w:t>
      </w:r>
      <w:r>
        <w:rPr>
          <w:lang w:val="zh-Hans"/>
        </w:rPr>
        <w:t>二是换方的引文不是常数。</w:t>
      </w:r>
      <w:del w:id="624" w:author="陈学锋" w:date="2018-07-12T19:36:00Z">
        <w:r w:rsidDel="00210BDF">
          <w:rPr>
            <w:lang w:val="zh-Hans"/>
          </w:rPr>
          <w:delText xml:space="preserve">, </w:delText>
        </w:r>
      </w:del>
      <w:ins w:id="625" w:author="陈学锋" w:date="2018-07-12T19:36:00Z">
        <w:r w:rsidR="00210BDF">
          <w:rPr>
            <w:lang w:val="zh-Hans"/>
          </w:rPr>
          <w:t>;</w:t>
        </w:r>
      </w:ins>
      <w:r>
        <w:rPr>
          <w:lang w:val="zh-Hans"/>
        </w:rPr>
        <w:t>另一种是，推送仅在报价更新发生时</w:t>
      </w:r>
      <w:del w:id="626" w:author="陈学锋" w:date="2018-07-12T19:35:00Z">
        <w:r w:rsidDel="00210BDF">
          <w:rPr>
            <w:lang w:val="zh-Hans"/>
          </w:rPr>
          <w:delText>s</w:delText>
        </w:r>
      </w:del>
      <w:ins w:id="627" w:author="陈学锋" w:date="2018-07-12T19:35:00Z">
        <w:r w:rsidR="00210BDF">
          <w:rPr>
            <w:lang w:val="zh-Hans"/>
          </w:rPr>
          <w:t>发生</w:t>
        </w:r>
      </w:ins>
      <w:r>
        <w:rPr>
          <w:lang w:val="zh-Hans"/>
        </w:rPr>
        <w:t>。</w:t>
      </w:r>
    </w:p>
    <w:p w14:paraId="5B80DCC8" w14:textId="77777777" w:rsidR="00683831" w:rsidRDefault="00683831" w:rsidP="00446302">
      <w:pPr>
        <w:pStyle w:val="a0"/>
        <w:spacing w:before="156"/>
        <w:ind w:firstLineChars="0" w:firstLine="0"/>
      </w:pPr>
      <w:r>
        <w:rPr>
          <w:lang w:val="zh-Hans"/>
        </w:rPr>
        <w:t>此外，</w:t>
      </w:r>
      <w:del w:id="628" w:author="陈学锋" w:date="2018-07-12T19:38:00Z">
        <w:r w:rsidR="00C760BA" w:rsidDel="00183B53">
          <w:rPr>
            <w:lang w:val="zh-Hans"/>
          </w:rPr>
          <w:delText xml:space="preserve">when connecting </w:delText>
        </w:r>
      </w:del>
      <w:ins w:id="629" w:author="陈学锋" w:date="2018-07-12T19:38:00Z">
        <w:r w:rsidR="00183B53">
          <w:rPr>
            <w:lang w:val="zh-Hans"/>
          </w:rPr>
          <w:t>在</w:t>
        </w:r>
      </w:ins>
      <w:ins w:id="630" w:author="陈学锋" w:date="2018-07-12T19:39:00Z">
        <w:r w:rsidR="00183B53">
          <w:rPr>
            <w:lang w:val="zh-Hans"/>
          </w:rPr>
          <w:t>客户端通过</w:t>
        </w:r>
      </w:ins>
      <w:ins w:id="631" w:author="陈学锋" w:date="2018-07-12T19:38:00Z">
        <w:r w:rsidR="00183B53">
          <w:rPr>
            <w:lang w:val="zh-Hans"/>
          </w:rPr>
          <w:t xml:space="preserve">connected </w:t>
        </w:r>
      </w:ins>
      <w:del w:id="632" w:author="陈学锋" w:date="2018-07-12T19:38:00Z">
        <w:r w:rsidR="00C760BA" w:rsidDel="00183B53">
          <w:rPr>
            <w:lang w:val="zh-Hans"/>
          </w:rPr>
          <w:delText xml:space="preserve">with </w:delText>
        </w:r>
      </w:del>
      <w:ins w:id="633" w:author="陈学锋" w:date="2018-07-12T19:38:00Z">
        <w:r w:rsidR="00183B53">
          <w:rPr>
            <w:lang w:val="zh-Hans"/>
          </w:rPr>
          <w:t>to</w:t>
        </w:r>
      </w:ins>
      <w:r>
        <w:rPr>
          <w:lang w:val="zh-Hans"/>
        </w:rPr>
        <w:t xml:space="preserve">CTP API </w:t>
      </w:r>
      <w:r>
        <w:rPr>
          <w:lang w:val="zh-Hans"/>
        </w:rPr>
        <w:t>连接到</w:t>
      </w:r>
      <w:r w:rsidR="00C760BA">
        <w:rPr>
          <w:lang w:val="zh-Hans"/>
        </w:rPr>
        <w:t xml:space="preserve">CTP </w:t>
      </w:r>
      <w:r w:rsidR="00C760BA">
        <w:rPr>
          <w:lang w:val="zh-Hans"/>
        </w:rPr>
        <w:t>后，</w:t>
      </w:r>
      <w:r w:rsidR="00C760BA">
        <w:rPr>
          <w:lang w:val="zh-Hans"/>
        </w:rPr>
        <w:t>CTP</w:t>
      </w:r>
      <w:r w:rsidR="002166F5">
        <w:rPr>
          <w:lang w:val="zh-Hans"/>
        </w:rPr>
        <w:t>将按常规</w:t>
      </w:r>
      <w:del w:id="634" w:author="陈学锋" w:date="2018-07-12T19:40:00Z">
        <w:r w:rsidR="002166F5" w:rsidDel="00183B53">
          <w:rPr>
            <w:lang w:val="zh-Hans"/>
          </w:rPr>
          <w:delText xml:space="preserve">a </w:delText>
        </w:r>
      </w:del>
      <w:ins w:id="635" w:author="陈学锋" w:date="2018-07-12T19:40:00Z">
        <w:r w:rsidR="00183B53">
          <w:rPr>
            <w:lang w:val="zh-Hans"/>
          </w:rPr>
          <w:t>the</w:t>
        </w:r>
      </w:ins>
      <w:r w:rsidR="002166F5">
        <w:rPr>
          <w:lang w:val="zh-Hans"/>
        </w:rPr>
        <w:t>推送最新报价</w:t>
      </w:r>
      <w:del w:id="636" w:author="陈学锋" w:date="2018-07-12T19:40:00Z">
        <w:r w:rsidR="002166F5" w:rsidDel="00183B53">
          <w:rPr>
            <w:lang w:val="zh-Hans"/>
          </w:rPr>
          <w:delText xml:space="preserve">notice </w:delText>
        </w:r>
      </w:del>
      <w:ins w:id="637" w:author="陈学锋" w:date="2018-07-12T19:40:00Z">
        <w:r w:rsidR="00183B53">
          <w:rPr>
            <w:lang w:val="zh-Hans"/>
          </w:rPr>
          <w:t>，以便在当前</w:t>
        </w:r>
      </w:ins>
      <w:r w:rsidR="002166F5">
        <w:rPr>
          <w:lang w:val="zh-Hans"/>
        </w:rPr>
        <w:t>市场有任何报价时通知</w:t>
      </w:r>
      <w:ins w:id="638" w:author="陈学锋" w:date="2018-07-12T19:40:00Z">
        <w:r w:rsidR="00183B53">
          <w:rPr>
            <w:lang w:val="zh-Hans"/>
          </w:rPr>
          <w:t xml:space="preserve">any </w:t>
        </w:r>
      </w:ins>
      <w:r w:rsidR="002166F5">
        <w:rPr>
          <w:lang w:val="zh-Hans"/>
        </w:rPr>
        <w:t>客户。</w:t>
      </w:r>
    </w:p>
    <w:p w14:paraId="79A2DAE4" w14:textId="77777777" w:rsidR="002166F5" w:rsidRDefault="002166F5" w:rsidP="00446302">
      <w:pPr>
        <w:pStyle w:val="a0"/>
        <w:spacing w:before="156"/>
        <w:ind w:firstLineChars="0" w:firstLine="0"/>
        <w:rPr>
          <w:b/>
        </w:rPr>
      </w:pPr>
      <w:r w:rsidRPr="002166F5">
        <w:rPr>
          <w:b/>
          <w:lang w:val="zh-Hans"/>
        </w:rPr>
        <w:t>[</w:t>
      </w:r>
      <w:r w:rsidRPr="002166F5">
        <w:rPr>
          <w:b/>
          <w:lang w:val="zh-Hans"/>
        </w:rPr>
        <w:t>通知</w:t>
      </w:r>
      <w:r w:rsidRPr="002166F5">
        <w:rPr>
          <w:b/>
          <w:lang w:val="zh-Hans"/>
        </w:rPr>
        <w:t>]</w:t>
      </w:r>
      <w:r>
        <w:rPr>
          <w:b/>
          <w:lang w:val="zh-Hans"/>
        </w:rPr>
        <w:t>：交易所在开盘前的拍卖</w:t>
      </w:r>
      <w:ins w:id="639" w:author="陈学锋" w:date="2018-07-12T19:40:00Z">
        <w:r w:rsidR="00183B53">
          <w:rPr>
            <w:b/>
            <w:lang w:val="zh-Hans"/>
          </w:rPr>
          <w:t>s</w:t>
        </w:r>
      </w:ins>
      <w:r>
        <w:rPr>
          <w:b/>
          <w:lang w:val="zh-Hans"/>
        </w:rPr>
        <w:t>和匹配期内也会推送报价。</w:t>
      </w:r>
      <w:r w:rsidR="00102133">
        <w:rPr>
          <w:b/>
          <w:lang w:val="zh-Hans"/>
        </w:rPr>
        <w:t>开盘时报价的时间戳可能等于</w:t>
      </w:r>
      <w:del w:id="640" w:author="陈学锋" w:date="2018-07-12T19:41:00Z">
        <w:r w:rsidR="00102133" w:rsidDel="00183B53">
          <w:rPr>
            <w:b/>
            <w:lang w:val="zh-Hans"/>
          </w:rPr>
          <w:delText xml:space="preserve">is </w:delText>
        </w:r>
      </w:del>
      <w:ins w:id="641" w:author="陈学锋" w:date="2018-07-12T19:41:00Z">
        <w:r w:rsidR="00183B53">
          <w:rPr>
            <w:b/>
            <w:lang w:val="zh-Hans"/>
          </w:rPr>
          <w:t>could</w:t>
        </w:r>
      </w:ins>
      <w:r w:rsidR="00102133">
        <w:rPr>
          <w:b/>
          <w:lang w:val="zh-Hans"/>
        </w:rPr>
        <w:t xml:space="preserve"> probably </w:t>
      </w:r>
      <w:r>
        <w:rPr>
          <w:lang w:val="zh-Hans"/>
        </w:rPr>
        <w:t>或</w:t>
      </w:r>
      <w:ins w:id="642" w:author="陈学锋" w:date="2018-07-12T19:41:00Z">
        <w:r w:rsidR="00183B53">
          <w:rPr>
            <w:b/>
            <w:lang w:val="zh-Hans"/>
          </w:rPr>
          <w:t>大于</w:t>
        </w:r>
      </w:ins>
      <w:r w:rsidR="00102133">
        <w:rPr>
          <w:b/>
          <w:lang w:val="zh-Hans"/>
        </w:rPr>
        <w:t xml:space="preserve">equal </w:t>
      </w:r>
      <w:ins w:id="643" w:author="陈学锋" w:date="2018-07-12T19:41:00Z">
        <w:r w:rsidR="00183B53">
          <w:rPr>
            <w:b/>
            <w:lang w:val="zh-Hans"/>
          </w:rPr>
          <w:t xml:space="preserve">to </w:t>
        </w:r>
      </w:ins>
      <w:r>
        <w:rPr>
          <w:lang w:val="zh-Hans"/>
        </w:rPr>
        <w:t xml:space="preserve"> </w:t>
      </w:r>
      <w:r w:rsidR="00102133">
        <w:rPr>
          <w:b/>
          <w:lang w:val="zh-Hans"/>
        </w:rPr>
        <w:t>500</w:t>
      </w:r>
      <w:r w:rsidR="00102133">
        <w:rPr>
          <w:b/>
          <w:lang w:val="zh-Hans"/>
        </w:rPr>
        <w:t>，或小于</w:t>
      </w:r>
      <w:r w:rsidR="00102133">
        <w:rPr>
          <w:b/>
          <w:lang w:val="zh-Hans"/>
        </w:rPr>
        <w:t xml:space="preserve"> 500</w:t>
      </w:r>
      <w:r w:rsidR="00102133">
        <w:rPr>
          <w:b/>
          <w:lang w:val="zh-Hans"/>
        </w:rPr>
        <w:t>。</w:t>
      </w:r>
    </w:p>
    <w:p w14:paraId="77B44ECA" w14:textId="77777777" w:rsidR="00E07587" w:rsidRPr="004F0AB4" w:rsidRDefault="00102133" w:rsidP="004F0AB4">
      <w:pPr>
        <w:pStyle w:val="a0"/>
        <w:spacing w:before="156"/>
        <w:ind w:firstLineChars="0" w:firstLine="0"/>
        <w:rPr>
          <w:b/>
        </w:rPr>
      </w:pPr>
      <w:r w:rsidRPr="002166F5">
        <w:rPr>
          <w:b/>
          <w:lang w:val="zh-Hans"/>
        </w:rPr>
        <w:t>[</w:t>
      </w:r>
      <w:r w:rsidRPr="002166F5">
        <w:rPr>
          <w:b/>
          <w:lang w:val="zh-Hans"/>
        </w:rPr>
        <w:t>通知</w:t>
      </w:r>
      <w:r w:rsidRPr="002166F5">
        <w:rPr>
          <w:b/>
          <w:lang w:val="zh-Hans"/>
        </w:rPr>
        <w:t>]</w:t>
      </w:r>
      <w:r>
        <w:rPr>
          <w:b/>
          <w:lang w:val="zh-Hans"/>
        </w:rPr>
        <w:t xml:space="preserve"> </w:t>
      </w:r>
      <w:r>
        <w:rPr>
          <w:lang w:val="zh-Hans"/>
        </w:rPr>
        <w:t xml:space="preserve"> </w:t>
      </w:r>
      <w:r w:rsidR="004F0AB4">
        <w:rPr>
          <w:b/>
          <w:lang w:val="zh-Hans"/>
        </w:rPr>
        <w:t>：在互联网</w:t>
      </w:r>
      <w:r>
        <w:rPr>
          <w:lang w:val="zh-Hans"/>
        </w:rPr>
        <w:t>环境中，</w:t>
      </w:r>
      <w:ins w:id="644" w:author="陈学锋" w:date="2018-07-12T19:44:00Z">
        <w:r w:rsidR="00183B53">
          <w:rPr>
            <w:b/>
            <w:lang w:val="zh-Hans"/>
          </w:rPr>
          <w:t>is</w:t>
        </w:r>
      </w:ins>
      <w:r w:rsidR="004F0AB4">
        <w:rPr>
          <w:b/>
          <w:lang w:val="zh-Hans"/>
        </w:rPr>
        <w:t xml:space="preserve"> update</w:t>
      </w:r>
      <w:ins w:id="645" w:author="陈学锋" w:date="2018-07-12T19:42:00Z">
        <w:r w:rsidR="00183B53">
          <w:rPr>
            <w:b/>
            <w:lang w:val="zh-Hans"/>
          </w:rPr>
          <w:t>在打开</w:t>
        </w:r>
        <w:r w:rsidR="00183B53">
          <w:rPr>
            <w:b/>
            <w:lang w:val="zh-Hans"/>
          </w:rPr>
          <w:t xml:space="preserve"> ing</w:t>
        </w:r>
      </w:ins>
      <w:r w:rsidR="004F0AB4">
        <w:rPr>
          <w:b/>
          <w:lang w:val="zh-Hans"/>
        </w:rPr>
        <w:t xml:space="preserve"> </w:t>
      </w:r>
      <w:ins w:id="646" w:author="陈学锋" w:date="2018-07-12T19:43:00Z">
        <w:r w:rsidR="00183B53">
          <w:rPr>
            <w:b/>
            <w:lang w:val="zh-Hans"/>
          </w:rPr>
          <w:t>s</w:t>
        </w:r>
      </w:ins>
      <w:r>
        <w:rPr>
          <w:lang w:val="zh-Hans"/>
        </w:rPr>
        <w:t xml:space="preserve"> </w:t>
      </w:r>
      <w:r w:rsidR="004F0AB4">
        <w:rPr>
          <w:b/>
          <w:lang w:val="zh-Hans"/>
        </w:rPr>
        <w:t>后，</w:t>
      </w:r>
      <w:r w:rsidR="004F0AB4">
        <w:rPr>
          <w:b/>
          <w:lang w:val="zh-Hans"/>
        </w:rPr>
        <w:t>CTP</w:t>
      </w:r>
      <w:r>
        <w:rPr>
          <w:lang w:val="zh-Hans"/>
        </w:rPr>
        <w:t>将推动</w:t>
      </w:r>
      <w:ins w:id="647" w:author="陈学锋" w:date="2018-07-12T19:43:00Z">
        <w:r w:rsidR="00183B53">
          <w:rPr>
            <w:b/>
            <w:lang w:val="zh-Hans"/>
          </w:rPr>
          <w:t>合约</w:t>
        </w:r>
      </w:ins>
      <w:r>
        <w:rPr>
          <w:lang w:val="zh-Hans"/>
        </w:rPr>
        <w:t>的状态</w:t>
      </w:r>
      <w:r w:rsidR="004F0AB4">
        <w:rPr>
          <w:b/>
          <w:lang w:val="zh-Hans"/>
        </w:rPr>
        <w:t>（例如，</w:t>
      </w:r>
      <w:del w:id="648" w:author="陈学锋" w:date="2018-07-12T19:44:00Z">
        <w:r w:rsidR="004F0AB4" w:rsidDel="00183B53">
          <w:rPr>
            <w:b/>
            <w:lang w:val="zh-Hans"/>
          </w:rPr>
          <w:delText xml:space="preserve">will </w:delText>
        </w:r>
      </w:del>
      <w:ins w:id="649" w:author="陈学锋" w:date="2018-07-12T19:43:00Z">
        <w:r w:rsidR="00183B53">
          <w:rPr>
            <w:b/>
            <w:lang w:val="zh-Hans"/>
          </w:rPr>
          <w:t xml:space="preserve">a </w:t>
        </w:r>
      </w:ins>
      <w:r w:rsidR="004F0AB4">
        <w:rPr>
          <w:b/>
          <w:lang w:val="zh-Hans"/>
        </w:rPr>
        <w:t>合约的状态</w:t>
      </w:r>
      <w:r>
        <w:rPr>
          <w:lang w:val="zh-Hans"/>
        </w:rPr>
        <w:t>更新</w:t>
      </w:r>
      <w:ins w:id="650" w:author="陈学锋" w:date="2018-07-12T19:43:00Z">
        <w:r w:rsidR="00183B53">
          <w:rPr>
            <w:b/>
            <w:lang w:val="zh-Hans"/>
          </w:rPr>
          <w:t>为</w:t>
        </w:r>
      </w:ins>
      <w:r w:rsidR="004F0AB4">
        <w:rPr>
          <w:b/>
          <w:lang w:val="zh-Hans"/>
        </w:rPr>
        <w:t xml:space="preserve"> to</w:t>
      </w:r>
      <w:bookmarkStart w:id="651" w:name="OLE_LINK157"/>
      <w:bookmarkStart w:id="652" w:name="OLE_LINK158"/>
      <w:r w:rsidR="004F0AB4">
        <w:rPr>
          <w:b/>
          <w:lang w:val="zh-Hans"/>
        </w:rPr>
        <w:t xml:space="preserve"> continuous</w:t>
      </w:r>
      <w:bookmarkEnd w:id="651"/>
      <w:bookmarkEnd w:id="652"/>
      <w:r w:rsidR="004F0AB4">
        <w:rPr>
          <w:b/>
          <w:lang w:val="zh-Hans"/>
        </w:rPr>
        <w:t xml:space="preserve"> trading after open</w:t>
      </w:r>
      <w:r>
        <w:rPr>
          <w:lang w:val="zh-Hans"/>
        </w:rPr>
        <w:t>开盘后连续</w:t>
      </w:r>
      <w:ins w:id="653" w:author="陈学锋" w:date="2018-07-12T19:42:00Z">
        <w:r w:rsidR="00183B53">
          <w:rPr>
            <w:b/>
            <w:lang w:val="zh-Hans"/>
          </w:rPr>
          <w:t>交易</w:t>
        </w:r>
      </w:ins>
      <w:del w:id="654" w:author="陈学锋" w:date="2018-07-12T19:42:00Z">
        <w:r w:rsidR="004F0AB4" w:rsidDel="00183B53">
          <w:rPr>
            <w:b/>
            <w:lang w:val="zh-Hans"/>
          </w:rPr>
          <w:delText>.</w:delText>
        </w:r>
      </w:del>
      <w:r w:rsidR="004F0AB4">
        <w:rPr>
          <w:b/>
          <w:lang w:val="zh-Hans"/>
        </w:rPr>
        <w:t>），并且此消息的推送时间</w:t>
      </w:r>
      <w:r>
        <w:rPr>
          <w:lang w:val="zh-Hans"/>
        </w:rPr>
        <w:t>与开盘后的第一个报价时间几乎</w:t>
      </w:r>
      <w:ins w:id="655" w:author="陈学锋" w:date="2018-07-12T19:47:00Z">
        <w:r w:rsidR="00183B53">
          <w:rPr>
            <w:b/>
            <w:lang w:val="zh-Hans"/>
          </w:rPr>
          <w:t>相同</w:t>
        </w:r>
      </w:ins>
      <w:r w:rsidR="004F0AB4">
        <w:rPr>
          <w:b/>
          <w:lang w:val="zh-Hans"/>
        </w:rPr>
        <w:t>。</w:t>
      </w:r>
    </w:p>
    <w:p w14:paraId="5B3FA639" w14:textId="77777777" w:rsidR="00274F8B" w:rsidRDefault="00F9769E">
      <w:pPr>
        <w:pStyle w:val="1"/>
        <w:numPr>
          <w:ilvl w:val="0"/>
          <w:numId w:val="2"/>
        </w:numPr>
        <w:rPr>
          <w:rFonts w:ascii="Calibri" w:hAnsi="Calibri" w:cs="Calibri"/>
        </w:rPr>
      </w:pPr>
      <w:r>
        <w:rPr>
          <w:lang w:val="zh-Hans"/>
        </w:rPr>
        <w:t>交易演示</w:t>
      </w:r>
      <w:bookmarkEnd w:id="595"/>
      <w:bookmarkEnd w:id="596"/>
    </w:p>
    <w:p w14:paraId="33D8C8E0" w14:textId="77777777" w:rsidR="00274F8B" w:rsidRDefault="00F9769E">
      <w:pPr>
        <w:rPr>
          <w:rFonts w:cs="Calibri"/>
        </w:rPr>
      </w:pPr>
      <w:del w:id="656" w:author="陈学锋" w:date="2018-07-12T19:49:00Z">
        <w:r w:rsidDel="000100DE">
          <w:rPr>
            <w:lang w:val="zh-Hans"/>
          </w:rPr>
          <w:delText xml:space="preserve">Comparing </w:delText>
        </w:r>
      </w:del>
      <w:ins w:id="657" w:author="陈学锋" w:date="2018-07-12T19:49:00Z">
        <w:r w:rsidR="000100DE">
          <w:rPr>
            <w:lang w:val="zh-Hans"/>
          </w:rPr>
          <w:t>与</w:t>
        </w:r>
      </w:ins>
      <w:r>
        <w:rPr>
          <w:lang w:val="zh-Hans"/>
        </w:rPr>
        <w:t xml:space="preserve">with </w:t>
      </w:r>
      <w:r>
        <w:rPr>
          <w:lang w:val="zh-Hans"/>
        </w:rPr>
        <w:t>报价</w:t>
      </w:r>
      <w:r>
        <w:rPr>
          <w:lang w:val="zh-Hans"/>
        </w:rPr>
        <w:t xml:space="preserve"> API </w:t>
      </w:r>
      <w:r>
        <w:rPr>
          <w:lang w:val="zh-Hans"/>
        </w:rPr>
        <w:t>相比，</w:t>
      </w:r>
      <w:r>
        <w:rPr>
          <w:lang w:val="zh-Hans"/>
        </w:rPr>
        <w:t xml:space="preserve">the </w:t>
      </w:r>
      <w:r>
        <w:rPr>
          <w:lang w:val="zh-Hans"/>
        </w:rPr>
        <w:t>交易</w:t>
      </w:r>
      <w:r>
        <w:rPr>
          <w:lang w:val="zh-Hans"/>
        </w:rPr>
        <w:t xml:space="preserve"> API </w:t>
      </w:r>
      <w:r>
        <w:rPr>
          <w:lang w:val="zh-Hans"/>
        </w:rPr>
        <w:t>更强大</w:t>
      </w:r>
      <w:del w:id="658" w:author="陈学锋" w:date="2018-07-12T19:50:00Z">
        <w:r w:rsidDel="000100DE">
          <w:rPr>
            <w:lang w:val="zh-Hans"/>
          </w:rPr>
          <w:delText xml:space="preserve">functional </w:delText>
        </w:r>
      </w:del>
      <w:ins w:id="659" w:author="陈学锋" w:date="2018-07-12T19:50:00Z">
        <w:r w:rsidR="000100DE">
          <w:rPr>
            <w:lang w:val="zh-Hans"/>
          </w:rPr>
          <w:t>、</w:t>
        </w:r>
      </w:ins>
      <w:r>
        <w:rPr>
          <w:lang w:val="zh-Hans"/>
        </w:rPr>
        <w:t>更复杂。交易</w:t>
      </w:r>
      <w:r>
        <w:rPr>
          <w:lang w:val="zh-Hans"/>
        </w:rPr>
        <w:t xml:space="preserve"> API </w:t>
      </w:r>
      <w:r>
        <w:rPr>
          <w:lang w:val="zh-Hans"/>
        </w:rPr>
        <w:t>提供在</w:t>
      </w:r>
      <w:ins w:id="660" w:author="陈学锋" w:date="2018-07-12T19:52:00Z">
        <w:r w:rsidR="000100DE">
          <w:rPr>
            <w:lang w:val="zh-Hans"/>
          </w:rPr>
          <w:t xml:space="preserve">that </w:t>
        </w:r>
      </w:ins>
      <w:r>
        <w:rPr>
          <w:lang w:val="zh-Hans"/>
        </w:rPr>
        <w:t>投资者交易过程中需要调用的方法，例如。</w:t>
      </w:r>
      <w:r>
        <w:rPr>
          <w:lang w:val="zh-Hans"/>
        </w:rPr>
        <w:t>g.</w:t>
      </w:r>
      <w:r>
        <w:rPr>
          <w:lang w:val="zh-Hans"/>
        </w:rPr>
        <w:t>下订单</w:t>
      </w:r>
      <w:r>
        <w:rPr>
          <w:lang w:val="zh-Hans"/>
        </w:rPr>
        <w:t xml:space="preserve"> an</w:t>
      </w:r>
      <w:r>
        <w:rPr>
          <w:lang w:val="zh-Hans"/>
        </w:rPr>
        <w:t>、取消订单、进行</w:t>
      </w:r>
      <w:ins w:id="661" w:author="陈学锋" w:date="2018-07-12T19:51:00Z">
        <w:r w:rsidR="000100DE">
          <w:rPr>
            <w:lang w:val="zh-Hans"/>
          </w:rPr>
          <w:t xml:space="preserve">making </w:t>
        </w:r>
      </w:ins>
      <w:r>
        <w:rPr>
          <w:lang w:val="zh-Hans"/>
        </w:rPr>
        <w:t>银行期货转账、</w:t>
      </w:r>
      <w:ins w:id="662" w:author="陈学锋" w:date="2018-07-12T19:52:00Z">
        <w:r w:rsidR="000100DE">
          <w:rPr>
            <w:lang w:val="zh-Hans"/>
          </w:rPr>
          <w:t>查询</w:t>
        </w:r>
      </w:ins>
      <w:r>
        <w:rPr>
          <w:lang w:val="zh-Hans"/>
        </w:rPr>
        <w:t>信息</w:t>
      </w:r>
      <w:del w:id="663" w:author="陈学锋" w:date="2018-07-12T19:52:00Z">
        <w:r w:rsidDel="000100DE">
          <w:rPr>
            <w:lang w:val="zh-Hans"/>
          </w:rPr>
          <w:delText xml:space="preserve"> query</w:delText>
        </w:r>
      </w:del>
      <w:r>
        <w:rPr>
          <w:lang w:val="zh-Hans"/>
        </w:rPr>
        <w:t>等。</w:t>
      </w:r>
    </w:p>
    <w:p w14:paraId="1E9F0FFF" w14:textId="77777777" w:rsidR="00274F8B" w:rsidRDefault="00F9769E">
      <w:pPr>
        <w:rPr>
          <w:rFonts w:cs="Calibri"/>
        </w:rPr>
      </w:pPr>
      <w:r>
        <w:rPr>
          <w:lang w:val="zh-Hans"/>
        </w:rPr>
        <w:t>其用法</w:t>
      </w:r>
      <w:del w:id="664" w:author="陈学锋" w:date="2018-07-21T21:01:00Z">
        <w:r w:rsidDel="000A4096">
          <w:rPr>
            <w:lang w:val="zh-Hans"/>
          </w:rPr>
          <w:delText xml:space="preserve">with </w:delText>
        </w:r>
      </w:del>
      <w:ins w:id="665" w:author="陈学锋" w:date="2018-07-21T21:01:00Z">
        <w:r w:rsidR="000A4096">
          <w:rPr>
            <w:lang w:val="zh-Hans"/>
          </w:rPr>
          <w:t>与报价</w:t>
        </w:r>
      </w:ins>
      <w:r>
        <w:rPr>
          <w:lang w:val="zh-Hans"/>
        </w:rPr>
        <w:t xml:space="preserve">the  API </w:t>
      </w:r>
      <w:r>
        <w:rPr>
          <w:lang w:val="zh-Hans"/>
        </w:rPr>
        <w:t>类似。</w:t>
      </w:r>
    </w:p>
    <w:p w14:paraId="57355C36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666" w:name="_Toc402796991"/>
      <w:bookmarkStart w:id="667" w:name="_Toc4072"/>
      <w:r>
        <w:rPr>
          <w:lang w:val="zh-Hans"/>
        </w:rPr>
        <w:t>贸易</w:t>
      </w:r>
      <w:r>
        <w:rPr>
          <w:lang w:val="zh-Hans"/>
        </w:rPr>
        <w:t>forAPI</w:t>
      </w:r>
      <w:r>
        <w:rPr>
          <w:lang w:val="zh-Hans"/>
        </w:rPr>
        <w:t>的初始化</w:t>
      </w:r>
      <w:bookmarkEnd w:id="666"/>
      <w:bookmarkEnd w:id="667"/>
    </w:p>
    <w:p w14:paraId="351F74C3" w14:textId="77777777" w:rsidR="00274F8B" w:rsidRDefault="00F9769E">
      <w:pPr>
        <w:rPr>
          <w:rFonts w:cs="Calibri"/>
        </w:rPr>
      </w:pPr>
      <w:bookmarkStart w:id="668" w:name="OLE_LINK152"/>
      <w:bookmarkStart w:id="669" w:name="OLE_LINK153"/>
      <w:r>
        <w:rPr>
          <w:lang w:val="zh-Hans"/>
        </w:rPr>
        <w:t>就像</w:t>
      </w:r>
      <w:del w:id="670" w:author="陈学锋" w:date="2018-07-12T19:53:00Z">
        <w:r w:rsidDel="000100DE">
          <w:rPr>
            <w:lang w:val="zh-Hans"/>
          </w:rPr>
          <w:delText xml:space="preserve">as </w:delText>
        </w:r>
      </w:del>
      <w:ins w:id="671" w:author="陈学锋" w:date="2018-07-12T19:53:00Z">
        <w:r w:rsidR="000100DE">
          <w:rPr>
            <w:lang w:val="zh-Hans"/>
          </w:rPr>
          <w:t>报价</w:t>
        </w:r>
      </w:ins>
      <w:r>
        <w:rPr>
          <w:lang w:val="zh-Hans"/>
        </w:rPr>
        <w:t xml:space="preserve"> API </w:t>
      </w:r>
      <w:r>
        <w:rPr>
          <w:lang w:val="zh-Hans"/>
        </w:rPr>
        <w:t>一样，开发人员应该从</w:t>
      </w:r>
      <w:ins w:id="672" w:author="陈学锋" w:date="2018-07-12T19:53:00Z">
        <w:r w:rsidR="000100DE">
          <w:rPr>
            <w:lang w:val="zh-Hans"/>
          </w:rPr>
          <w:t xml:space="preserve"> from the</w:t>
        </w:r>
      </w:ins>
      <w:r>
        <w:rPr>
          <w:b/>
          <w:lang w:val="zh-Hans"/>
        </w:rPr>
        <w:t xml:space="preserve"> CThostFtdcTraderSpi </w:t>
      </w:r>
      <w:r>
        <w:rPr>
          <w:b/>
          <w:lang w:val="zh-Hans"/>
        </w:rPr>
        <w:t>类派生</w:t>
      </w:r>
      <w:r>
        <w:rPr>
          <w:lang w:val="zh-Hans"/>
        </w:rPr>
        <w:t>，并实现必要的虚拟函数。</w:t>
      </w:r>
      <w:r>
        <w:rPr>
          <w:lang w:val="zh-Hans"/>
        </w:rPr>
        <w:t xml:space="preserve"> </w:t>
      </w:r>
    </w:p>
    <w:bookmarkEnd w:id="668"/>
    <w:bookmarkEnd w:id="669"/>
    <w:p w14:paraId="12CF1AF5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 wp14:anchorId="032094D1" wp14:editId="13F9BD6A">
            <wp:extent cx="4876800" cy="150495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F2BC" w14:textId="77777777" w:rsidR="00274F8B" w:rsidRDefault="00F9769E">
      <w:pPr>
        <w:rPr>
          <w:rFonts w:cs="Calibri"/>
        </w:rPr>
      </w:pPr>
      <w:r>
        <w:rPr>
          <w:lang w:val="zh-Hans"/>
        </w:rPr>
        <w:t>步骤和代码几乎与报价</w:t>
      </w:r>
      <w:r>
        <w:rPr>
          <w:lang w:val="zh-Hans"/>
        </w:rPr>
        <w:t xml:space="preserve"> API</w:t>
      </w:r>
      <w:r>
        <w:rPr>
          <w:lang w:val="zh-Hans"/>
        </w:rPr>
        <w:t>（</w:t>
      </w:r>
      <w:r>
        <w:rPr>
          <w:lang w:val="zh-Hans"/>
        </w:rPr>
        <w:t>3.2</w:t>
      </w:r>
      <w:del w:id="673" w:author="陈学锋" w:date="2018-07-12T19:53:00Z">
        <w:r w:rsidDel="000100DE">
          <w:rPr>
            <w:lang w:val="zh-Hans"/>
          </w:rPr>
          <w:delText xml:space="preserve">with </w:delText>
        </w:r>
      </w:del>
      <w:ins w:id="674" w:author="陈学锋" w:date="2018-07-12T19:53:00Z">
        <w:r w:rsidR="000100DE">
          <w:rPr>
            <w:lang w:val="zh-Hans"/>
          </w:rPr>
          <w:t xml:space="preserve">as those of the </w:t>
        </w:r>
      </w:ins>
      <w:r>
        <w:rPr>
          <w:lang w:val="zh-Hans"/>
        </w:rPr>
        <w:t>节）的步骤和代码相同。</w:t>
      </w:r>
    </w:p>
    <w:p w14:paraId="65F1E5F2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差异：</w:t>
      </w:r>
    </w:p>
    <w:p w14:paraId="0C0F51FA" w14:textId="77777777" w:rsidR="00274F8B" w:rsidRDefault="00F9769E">
      <w:pPr>
        <w:pStyle w:val="19"/>
        <w:numPr>
          <w:ilvl w:val="0"/>
          <w:numId w:val="6"/>
        </w:numPr>
        <w:rPr>
          <w:rFonts w:cs="Calibri"/>
        </w:rPr>
      </w:pPr>
      <w:r>
        <w:rPr>
          <w:lang w:val="zh-Hans"/>
        </w:rPr>
        <w:t>创建</w:t>
      </w:r>
      <w:ins w:id="675" w:author="陈学锋" w:date="2018-07-12T19:54:00Z">
        <w:r w:rsidR="000100DE">
          <w:rPr>
            <w:lang w:val="zh-Hans"/>
          </w:rPr>
          <w:t xml:space="preserve">an </w:t>
        </w:r>
      </w:ins>
      <w:r>
        <w:rPr>
          <w:lang w:val="zh-Hans"/>
        </w:rPr>
        <w:t xml:space="preserve">API </w:t>
      </w:r>
      <w:r>
        <w:rPr>
          <w:lang w:val="zh-Hans"/>
        </w:rPr>
        <w:t>实例时，不需要指定传输</w:t>
      </w:r>
      <w:ins w:id="676" w:author="陈学锋" w:date="2018-07-12T19:57:00Z">
        <w:r w:rsidR="000100DE">
          <w:rPr>
            <w:lang w:val="zh-Hans"/>
          </w:rPr>
          <w:t>s</w:t>
        </w:r>
      </w:ins>
      <w:r>
        <w:rPr>
          <w:lang w:val="zh-Hans"/>
        </w:rPr>
        <w:t>协议</w:t>
      </w:r>
      <w:del w:id="677" w:author="陈学锋" w:date="2018-07-12T19:57:00Z">
        <w:r w:rsidDel="000100DE">
          <w:rPr>
            <w:lang w:val="zh-Hans"/>
          </w:rPr>
          <w:delText xml:space="preserve">to </w:delText>
        </w:r>
      </w:del>
      <w:r>
        <w:rPr>
          <w:lang w:val="zh-Hans"/>
        </w:rPr>
        <w:t>，因此第</w:t>
      </w:r>
      <w:r>
        <w:rPr>
          <w:lang w:val="zh-Hans"/>
        </w:rPr>
        <w:t xml:space="preserve"> 2 </w:t>
      </w:r>
      <w:r>
        <w:rPr>
          <w:lang w:val="zh-Hans"/>
        </w:rPr>
        <w:t>行中的方法只需要一个参数（</w:t>
      </w:r>
      <w:del w:id="678" w:author="陈学锋" w:date="2018-07-13T22:59:00Z">
        <w:r w:rsidDel="006A7F8E">
          <w:rPr>
            <w:lang w:val="zh-Hans"/>
          </w:rPr>
          <w:delText xml:space="preserve">stream </w:delText>
        </w:r>
      </w:del>
      <w:ins w:id="679" w:author="陈学锋" w:date="2018-07-13T22:59:00Z">
        <w:r w:rsidR="006A7F8E">
          <w:rPr>
            <w:lang w:val="zh-Hans"/>
          </w:rPr>
          <w:t>流</w:t>
        </w:r>
      </w:ins>
      <w:r>
        <w:rPr>
          <w:lang w:val="zh-Hans"/>
        </w:rPr>
        <w:t>文件目录）。</w:t>
      </w:r>
    </w:p>
    <w:p w14:paraId="42C8AE39" w14:textId="77777777" w:rsidR="00274F8B" w:rsidRDefault="00F9769E">
      <w:pPr>
        <w:pStyle w:val="19"/>
        <w:numPr>
          <w:ilvl w:val="0"/>
          <w:numId w:val="6"/>
        </w:numPr>
        <w:rPr>
          <w:rFonts w:cs="Calibri"/>
        </w:rPr>
      </w:pPr>
      <w:r>
        <w:rPr>
          <w:lang w:val="zh-Hans"/>
        </w:rPr>
        <w:t>需要订阅公共流和私有流。</w:t>
      </w:r>
      <w:r>
        <w:rPr>
          <w:lang w:val="zh-Hans"/>
        </w:rPr>
        <w:t xml:space="preserve"> </w:t>
      </w:r>
    </w:p>
    <w:p w14:paraId="27D0A8B6" w14:textId="77777777" w:rsidR="00274F8B" w:rsidRDefault="00F9769E">
      <w:pPr>
        <w:pStyle w:val="19"/>
        <w:ind w:left="360"/>
        <w:rPr>
          <w:rFonts w:cs="Calibri"/>
        </w:rPr>
      </w:pPr>
      <w:r>
        <w:rPr>
          <w:lang w:val="zh-Hans"/>
        </w:rPr>
        <w:t xml:space="preserve">Public Stream </w:t>
      </w:r>
      <w:r>
        <w:rPr>
          <w:lang w:val="zh-Hans"/>
        </w:rPr>
        <w:t>包含交易所发布的所有客户信息，例如合约在市场上的交易状态。</w:t>
      </w:r>
      <w:r>
        <w:rPr>
          <w:lang w:val="zh-Hans"/>
        </w:rPr>
        <w:t xml:space="preserve"> </w:t>
      </w:r>
    </w:p>
    <w:p w14:paraId="0AE50618" w14:textId="77777777" w:rsidR="00274F8B" w:rsidRDefault="00F9769E">
      <w:pPr>
        <w:pStyle w:val="19"/>
        <w:ind w:left="360"/>
        <w:rPr>
          <w:rFonts w:cs="Calibri"/>
        </w:rPr>
      </w:pPr>
      <w:r>
        <w:rPr>
          <w:lang w:val="zh-Hans"/>
        </w:rPr>
        <w:t>专用流包含交易所发送给指定客户的信息，例如订单退货、交易回报。</w:t>
      </w:r>
    </w:p>
    <w:p w14:paraId="0F276E22" w14:textId="77777777" w:rsidR="00274F8B" w:rsidRDefault="00F9769E">
      <w:pPr>
        <w:ind w:firstLine="360"/>
        <w:rPr>
          <w:rStyle w:val="af"/>
          <w:rFonts w:cs="Calibri"/>
          <w:b w:val="0"/>
        </w:rPr>
      </w:pPr>
      <w:r>
        <w:rPr>
          <w:rStyle w:val="af"/>
          <w:b w:val="0"/>
          <w:lang w:val="zh-Hans"/>
        </w:rPr>
        <w:t>T</w:t>
      </w:r>
      <w:r>
        <w:rPr>
          <w:rStyle w:val="af"/>
          <w:b w:val="0"/>
          <w:lang w:val="zh-Hans"/>
        </w:rPr>
        <w:t>有三种订阅模式：</w:t>
      </w:r>
    </w:p>
    <w:p w14:paraId="76B8D6A8" w14:textId="77777777" w:rsidR="00274F8B" w:rsidRDefault="00F9769E">
      <w:pPr>
        <w:pStyle w:val="19"/>
        <w:numPr>
          <w:ilvl w:val="0"/>
          <w:numId w:val="7"/>
        </w:numPr>
        <w:rPr>
          <w:rFonts w:cs="Calibri"/>
        </w:rPr>
      </w:pPr>
      <w:r>
        <w:rPr>
          <w:kern w:val="2"/>
          <w:sz w:val="21"/>
          <w:lang w:val="zh-Hans"/>
        </w:rPr>
        <w:t>重新启动</w:t>
      </w:r>
      <w:r>
        <w:rPr>
          <w:lang w:val="zh-Hans"/>
        </w:rPr>
        <w:t>：从交易所在当前交易日发送的同一类型的第一</w:t>
      </w:r>
      <w:r>
        <w:rPr>
          <w:lang w:val="zh-Hans"/>
        </w:rPr>
        <w:t>s</w:t>
      </w:r>
      <w:del w:id="680" w:author="陈学锋" w:date="2018-07-12T20:00:00Z">
        <w:r w:rsidDel="002A4769">
          <w:rPr>
            <w:lang w:val="zh-Hans"/>
          </w:rPr>
          <w:delText xml:space="preserve">in </w:delText>
        </w:r>
      </w:del>
      <w:ins w:id="681" w:author="陈学锋" w:date="2018-07-12T20:00:00Z">
        <w:r w:rsidR="002A4769">
          <w:rPr>
            <w:lang w:val="zh-Hans"/>
          </w:rPr>
          <w:t>条消息</w:t>
        </w:r>
      </w:ins>
      <w:r>
        <w:rPr>
          <w:lang w:val="zh-Hans"/>
        </w:rPr>
        <w:t>重新传输。</w:t>
      </w:r>
    </w:p>
    <w:p w14:paraId="2C0FCFBD" w14:textId="77777777" w:rsidR="00274F8B" w:rsidRDefault="00F9769E">
      <w:pPr>
        <w:pStyle w:val="19"/>
        <w:numPr>
          <w:ilvl w:val="0"/>
          <w:numId w:val="7"/>
        </w:numPr>
        <w:rPr>
          <w:rFonts w:cs="Calibri"/>
        </w:rPr>
      </w:pPr>
      <w:r>
        <w:rPr>
          <w:lang w:val="zh-Hans"/>
        </w:rPr>
        <w:t>恢复：通过恢复和从上次传输继续</w:t>
      </w:r>
      <w:r>
        <w:rPr>
          <w:lang w:val="zh-Hans"/>
        </w:rPr>
        <w:t xml:space="preserve"> </w:t>
      </w:r>
      <w:ins w:id="682" w:author="陈学锋" w:date="2018-07-12T20:01:00Z">
        <w:r w:rsidR="002A4769">
          <w:rPr>
            <w:lang w:val="zh-Hans"/>
          </w:rPr>
          <w:t>进行重新</w:t>
        </w:r>
        <w:r w:rsidR="002A4769">
          <w:rPr>
            <w:lang w:val="zh-Hans"/>
          </w:rPr>
          <w:t xml:space="preserve"> </w:t>
        </w:r>
      </w:ins>
      <w:r>
        <w:rPr>
          <w:lang w:val="zh-Hans"/>
        </w:rPr>
        <w:t>传输</w:t>
      </w:r>
      <w:r>
        <w:rPr>
          <w:lang w:val="zh-Hans"/>
        </w:rPr>
        <w:t>;</w:t>
      </w:r>
    </w:p>
    <w:p w14:paraId="75A13DEE" w14:textId="77777777" w:rsidR="00274F8B" w:rsidRDefault="00F9769E">
      <w:pPr>
        <w:pStyle w:val="19"/>
        <w:numPr>
          <w:ilvl w:val="0"/>
          <w:numId w:val="7"/>
        </w:numPr>
        <w:tabs>
          <w:tab w:val="left" w:pos="420"/>
        </w:tabs>
        <w:rPr>
          <w:rFonts w:cs="Calibri"/>
        </w:rPr>
      </w:pPr>
      <w:r>
        <w:rPr>
          <w:lang w:val="zh-Hans"/>
        </w:rPr>
        <w:t>快速：从当前登录进行传输。</w:t>
      </w:r>
    </w:p>
    <w:p w14:paraId="45D1BD1C" w14:textId="77777777" w:rsidR="00274F8B" w:rsidRDefault="00F9769E">
      <w:pPr>
        <w:pStyle w:val="19"/>
        <w:numPr>
          <w:ilvl w:val="0"/>
          <w:numId w:val="6"/>
        </w:numPr>
        <w:rPr>
          <w:rFonts w:cs="Calibri"/>
        </w:rPr>
      </w:pPr>
      <w:del w:id="683" w:author="陈学锋" w:date="2018-07-21T21:04:00Z">
        <w:r w:rsidDel="000A4096">
          <w:rPr>
            <w:lang w:val="zh-Hans"/>
          </w:rPr>
          <w:delText xml:space="preserve">registered </w:delText>
        </w:r>
      </w:del>
      <w:r>
        <w:rPr>
          <w:lang w:val="zh-Hans"/>
        </w:rPr>
        <w:t>要注册的前端</w:t>
      </w:r>
      <w:ins w:id="684" w:author="陈学锋" w:date="2018-07-21T21:04:00Z">
        <w:r w:rsidR="000A4096">
          <w:rPr>
            <w:lang w:val="zh-Hans"/>
          </w:rPr>
          <w:t>地址</w:t>
        </w:r>
      </w:ins>
      <w:r>
        <w:rPr>
          <w:lang w:val="zh-Hans"/>
        </w:rPr>
        <w:t>是</w:t>
      </w:r>
      <w:ins w:id="685" w:author="陈学锋" w:date="2018-07-12T20:01:00Z">
        <w:r w:rsidR="002A4769">
          <w:rPr>
            <w:lang w:val="zh-Hans"/>
          </w:rPr>
          <w:t xml:space="preserve">the </w:t>
        </w:r>
      </w:ins>
      <w:r>
        <w:rPr>
          <w:lang w:val="zh-Hans"/>
        </w:rPr>
        <w:t>交易前端地址。</w:t>
      </w:r>
    </w:p>
    <w:p w14:paraId="1A50B982" w14:textId="77777777" w:rsidR="00274F8B" w:rsidRPr="002A4769" w:rsidRDefault="00274F8B">
      <w:pPr>
        <w:pStyle w:val="19"/>
        <w:ind w:left="0"/>
        <w:rPr>
          <w:rFonts w:cs="Calibri"/>
        </w:rPr>
      </w:pPr>
    </w:p>
    <w:p w14:paraId="25E97E01" w14:textId="77777777" w:rsidR="00274F8B" w:rsidRDefault="00F9769E">
      <w:pPr>
        <w:pStyle w:val="2"/>
        <w:numPr>
          <w:ilvl w:val="1"/>
          <w:numId w:val="2"/>
        </w:numPr>
        <w:rPr>
          <w:rFonts w:ascii="Calibri" w:hAnsi="Calibri" w:cs="Calibri"/>
        </w:rPr>
      </w:pPr>
      <w:bookmarkStart w:id="686" w:name="_Toc402796992"/>
      <w:bookmarkStart w:id="687" w:name="_Toc26745"/>
      <w:r>
        <w:rPr>
          <w:lang w:val="zh-Hans"/>
        </w:rPr>
        <w:t>登录</w:t>
      </w:r>
      <w:bookmarkEnd w:id="686"/>
      <w:bookmarkEnd w:id="687"/>
    </w:p>
    <w:p w14:paraId="0993B4AC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认证</w:t>
      </w:r>
    </w:p>
    <w:p w14:paraId="0286E8D4" w14:textId="77777777" w:rsidR="00274F8B" w:rsidRDefault="00F9769E">
      <w:pPr>
        <w:rPr>
          <w:rFonts w:cs="Calibri"/>
        </w:rPr>
      </w:pPr>
      <w:r>
        <w:rPr>
          <w:lang w:val="zh-Hans"/>
        </w:rPr>
        <w:t>在</w:t>
      </w:r>
      <w:r>
        <w:rPr>
          <w:lang w:val="zh-Hans"/>
        </w:rPr>
        <w:t xml:space="preserve"> </w:t>
      </w:r>
      <w:del w:id="688" w:author="陈学锋" w:date="2018-07-12T20:02:00Z">
        <w:r w:rsidDel="002A4769">
          <w:rPr>
            <w:lang w:val="zh-Hans"/>
          </w:rPr>
          <w:delText xml:space="preserve">login </w:delText>
        </w:r>
      </w:del>
      <w:ins w:id="689" w:author="陈学锋" w:date="2018-07-12T20:02:00Z">
        <w:r w:rsidR="002A4769">
          <w:rPr>
            <w:lang w:val="zh-Hans"/>
          </w:rPr>
          <w:t>登录到</w:t>
        </w:r>
        <w:r w:rsidR="002A4769">
          <w:rPr>
            <w:lang w:val="zh-Hans"/>
          </w:rPr>
          <w:t xml:space="preserve"> </w:t>
        </w:r>
      </w:ins>
      <w:r>
        <w:rPr>
          <w:lang w:val="zh-Hans"/>
        </w:rPr>
        <w:t>交易系统之前，</w:t>
      </w:r>
      <w:r>
        <w:rPr>
          <w:lang w:val="zh-Hans"/>
        </w:rPr>
        <w:t xml:space="preserve"> </w:t>
      </w:r>
      <w:r>
        <w:rPr>
          <w:lang w:val="zh-Hans"/>
        </w:rPr>
        <w:t>如果配置，</w:t>
      </w:r>
      <w:r>
        <w:rPr>
          <w:lang w:val="zh-Hans"/>
        </w:rPr>
        <w:t xml:space="preserve"> </w:t>
      </w:r>
      <w:r>
        <w:rPr>
          <w:lang w:val="zh-Hans"/>
        </w:rPr>
        <w:t>需要身份验证。只有在成功进行身份验证后才能请求登录。</w:t>
      </w:r>
    </w:p>
    <w:p w14:paraId="0C9EC54A" w14:textId="77777777" w:rsidR="00274F8B" w:rsidRDefault="00F9769E">
      <w:pPr>
        <w:rPr>
          <w:rFonts w:cs="Calibri"/>
        </w:rPr>
      </w:pPr>
      <w:r>
        <w:rPr>
          <w:lang w:val="zh-Hans"/>
        </w:rPr>
        <w:t>认证可以在期货公司业务人员使用的结算</w:t>
      </w:r>
      <w:del w:id="690" w:author="陈学锋" w:date="2018-07-12T20:28:00Z">
        <w:r w:rsidDel="00942F6B">
          <w:rPr>
            <w:lang w:val="zh-Hans"/>
          </w:rPr>
          <w:delText xml:space="preserve">people </w:delText>
        </w:r>
      </w:del>
      <w:ins w:id="691" w:author="陈学锋" w:date="2018-07-12T20:28:00Z">
        <w:r w:rsidR="00942F6B">
          <w:rPr>
            <w:lang w:val="zh-Hans"/>
          </w:rPr>
          <w:t>平台</w:t>
        </w:r>
      </w:ins>
      <w:r>
        <w:rPr>
          <w:lang w:val="zh-Hans"/>
        </w:rPr>
        <w:t>中进行配置。可以将其配置为</w:t>
      </w:r>
      <w:r>
        <w:rPr>
          <w:lang w:val="zh-Hans"/>
        </w:rPr>
        <w:t xml:space="preserve">be </w:t>
      </w:r>
      <w:r>
        <w:rPr>
          <w:lang w:val="zh-Hans"/>
        </w:rPr>
        <w:t>关闭</w:t>
      </w:r>
      <w:r>
        <w:rPr>
          <w:lang w:val="zh-Hans"/>
        </w:rPr>
        <w:t>ed</w:t>
      </w:r>
      <w:r>
        <w:rPr>
          <w:lang w:val="zh-Hans"/>
        </w:rPr>
        <w:t>，以便不需要</w:t>
      </w:r>
      <w:ins w:id="692" w:author="陈学锋" w:date="2018-07-21T21:09:00Z">
        <w:r w:rsidR="001534BC">
          <w:rPr>
            <w:lang w:val="zh-Hans"/>
          </w:rPr>
          <w:t>对</w:t>
        </w:r>
      </w:ins>
      <w:r>
        <w:rPr>
          <w:lang w:val="zh-Hans"/>
        </w:rPr>
        <w:t>客户端</w:t>
      </w:r>
      <w:del w:id="693" w:author="陈学锋" w:date="2018-07-21T21:09:00Z">
        <w:r w:rsidDel="001534BC">
          <w:rPr>
            <w:lang w:val="zh-Hans"/>
          </w:rPr>
          <w:delText xml:space="preserve">not </w:delText>
        </w:r>
      </w:del>
      <w:r>
        <w:rPr>
          <w:lang w:val="zh-Hans"/>
        </w:rPr>
        <w:t xml:space="preserve">to </w:t>
      </w:r>
      <w:r>
        <w:rPr>
          <w:lang w:val="zh-Hans"/>
        </w:rPr>
        <w:t>进行身份验证。否则，期货公司</w:t>
      </w:r>
      <w:ins w:id="694" w:author="陈学锋" w:date="2018-07-12T20:29:00Z">
        <w:r w:rsidR="00942F6B">
          <w:rPr>
            <w:lang w:val="zh-Hans"/>
          </w:rPr>
          <w:t>需要</w:t>
        </w:r>
      </w:ins>
      <w:r>
        <w:rPr>
          <w:lang w:val="zh-Hans"/>
        </w:rPr>
        <w:t>维护结算平台中客户程序的身份验证代码</w:t>
      </w:r>
      <w:r>
        <w:rPr>
          <w:lang w:val="zh-Hans"/>
        </w:rPr>
        <w:t xml:space="preserve"> </w:t>
      </w:r>
      <w:r>
        <w:rPr>
          <w:lang w:val="zh-Hans"/>
        </w:rPr>
        <w:t>（</w:t>
      </w:r>
      <w:r>
        <w:rPr>
          <w:lang w:val="zh-Hans"/>
        </w:rPr>
        <w:t xml:space="preserve"> AuthCode .</w:t>
      </w:r>
    </w:p>
    <w:p w14:paraId="42036B2C" w14:textId="77777777" w:rsidR="00274F8B" w:rsidRDefault="00F9769E">
      <w:pPr>
        <w:rPr>
          <w:rFonts w:cs="Calibri"/>
        </w:rPr>
      </w:pPr>
      <w:r>
        <w:rPr>
          <w:lang w:val="zh-Hans"/>
        </w:rPr>
        <w:t>身份验证使用</w:t>
      </w:r>
      <w:r>
        <w:rPr>
          <w:lang w:val="zh-Hans"/>
        </w:rPr>
        <w:t xml:space="preserve"> ReqAuthenate</w:t>
      </w:r>
      <w:r>
        <w:rPr>
          <w:lang w:val="zh-Hans"/>
        </w:rPr>
        <w:t>（</w:t>
      </w:r>
      <w:r>
        <w:rPr>
          <w:lang w:val="zh-Hans"/>
        </w:rPr>
        <w:t xml:space="preserve"> </w:t>
      </w:r>
      <w:r>
        <w:rPr>
          <w:lang w:val="zh-Hans"/>
        </w:rPr>
        <w:t>请求身份验证）</w:t>
      </w:r>
      <w:r>
        <w:rPr>
          <w:lang w:val="zh-Hans"/>
        </w:rPr>
        <w:t xml:space="preserve"> </w:t>
      </w:r>
      <w:r>
        <w:rPr>
          <w:lang w:val="zh-Hans"/>
        </w:rPr>
        <w:t>和</w:t>
      </w:r>
      <w:r>
        <w:rPr>
          <w:lang w:val="zh-Hans"/>
        </w:rPr>
        <w:t xml:space="preserve"> OnRsAuththate</w:t>
      </w:r>
      <w:r>
        <w:rPr>
          <w:lang w:val="zh-Hans"/>
        </w:rPr>
        <w:t>（</w:t>
      </w:r>
      <w:r>
        <w:rPr>
          <w:lang w:val="zh-Hans"/>
        </w:rPr>
        <w:t xml:space="preserve"> </w:t>
      </w:r>
      <w:r>
        <w:rPr>
          <w:lang w:val="zh-Hans"/>
        </w:rPr>
        <w:t>从服务器返回身份验证响应）方法。</w:t>
      </w:r>
    </w:p>
    <w:p w14:paraId="183345CD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登录</w:t>
      </w:r>
    </w:p>
    <w:p w14:paraId="02099754" w14:textId="77777777" w:rsidR="00274F8B" w:rsidRDefault="00F9769E">
      <w:pPr>
        <w:rPr>
          <w:rFonts w:cs="Calibri"/>
        </w:rPr>
      </w:pPr>
      <w:r>
        <w:rPr>
          <w:lang w:val="zh-Hans"/>
        </w:rPr>
        <w:t>请求在交易</w:t>
      </w:r>
      <w:r>
        <w:rPr>
          <w:lang w:val="zh-Hans"/>
        </w:rPr>
        <w:t xml:space="preserve"> API </w:t>
      </w:r>
      <w:r>
        <w:rPr>
          <w:lang w:val="zh-Hans"/>
        </w:rPr>
        <w:t>中登录与</w:t>
      </w:r>
      <w:del w:id="695" w:author="陈学锋" w:date="2018-07-12T20:29:00Z">
        <w:r w:rsidDel="00942F6B">
          <w:rPr>
            <w:lang w:val="zh-Hans"/>
          </w:rPr>
          <w:delText xml:space="preserve">with </w:delText>
        </w:r>
      </w:del>
      <w:ins w:id="696" w:author="陈学锋" w:date="2018-07-12T20:29:00Z">
        <w:r w:rsidR="00942F6B">
          <w:rPr>
            <w:lang w:val="zh-Hans"/>
          </w:rPr>
          <w:t>报价</w:t>
        </w:r>
      </w:ins>
      <w:r>
        <w:rPr>
          <w:lang w:val="zh-Hans"/>
        </w:rPr>
        <w:t xml:space="preserve"> API </w:t>
      </w:r>
      <w:r>
        <w:rPr>
          <w:lang w:val="zh-Hans"/>
        </w:rPr>
        <w:t>中的登录相同。</w:t>
      </w:r>
    </w:p>
    <w:p w14:paraId="44FF1A6D" w14:textId="77777777" w:rsidR="00274F8B" w:rsidRDefault="00F9769E">
      <w:pPr>
        <w:rPr>
          <w:rFonts w:cs="Calibri"/>
        </w:rPr>
      </w:pPr>
      <w:del w:id="697" w:author="陈学锋" w:date="2018-07-12T20:30:00Z">
        <w:r w:rsidDel="00942F6B">
          <w:rPr>
            <w:lang w:val="zh-Hans"/>
          </w:rPr>
          <w:delText xml:space="preserve">login </w:delText>
        </w:r>
      </w:del>
      <w:r>
        <w:rPr>
          <w:lang w:val="zh-Hans"/>
        </w:rPr>
        <w:t xml:space="preserve">and the </w:t>
      </w:r>
      <w:r>
        <w:rPr>
          <w:lang w:val="zh-Hans"/>
        </w:rPr>
        <w:t>成功</w:t>
      </w:r>
      <w:ins w:id="698" w:author="陈学锋" w:date="2018-07-12T20:30:00Z">
        <w:r w:rsidR="00942F6B">
          <w:rPr>
            <w:lang w:val="zh-Hans"/>
          </w:rPr>
          <w:t>登录后</w:t>
        </w:r>
      </w:ins>
      <w:r>
        <w:rPr>
          <w:lang w:val="zh-Hans"/>
        </w:rPr>
        <w:t xml:space="preserve"> parameter in successfully, the </w:t>
      </w:r>
      <w:r>
        <w:rPr>
          <w:lang w:val="zh-Hans"/>
        </w:rPr>
        <w:t>，</w:t>
      </w:r>
      <w:r>
        <w:rPr>
          <w:lang w:val="zh-Hans"/>
        </w:rPr>
        <w:t xml:space="preserve">OnRspUserLogin </w:t>
      </w:r>
      <w:r>
        <w:rPr>
          <w:lang w:val="zh-Hans"/>
        </w:rPr>
        <w:t>方法中的</w:t>
      </w:r>
      <w:r>
        <w:rPr>
          <w:lang w:val="zh-Hans"/>
        </w:rPr>
        <w:t xml:space="preserve"> pRspUserLogin </w:t>
      </w:r>
      <w:r>
        <w:rPr>
          <w:lang w:val="zh-Hans"/>
        </w:rPr>
        <w:t>参数将包含前</w:t>
      </w:r>
      <w:r>
        <w:rPr>
          <w:lang w:val="zh-Hans"/>
        </w:rPr>
        <w:t xml:space="preserve"> ID </w:t>
      </w:r>
      <w:r>
        <w:rPr>
          <w:lang w:val="zh-Hans"/>
        </w:rPr>
        <w:t>（</w:t>
      </w:r>
      <w:r>
        <w:rPr>
          <w:lang w:val="zh-Hans"/>
        </w:rPr>
        <w:t>FrontID</w:t>
      </w:r>
      <w:r>
        <w:rPr>
          <w:lang w:val="zh-Hans"/>
        </w:rPr>
        <w:t>）、会话</w:t>
      </w:r>
      <w:r>
        <w:rPr>
          <w:lang w:val="zh-Hans"/>
        </w:rPr>
        <w:t xml:space="preserve"> ID </w:t>
      </w:r>
      <w:r>
        <w:rPr>
          <w:lang w:val="zh-Hans"/>
        </w:rPr>
        <w:t>（会话</w:t>
      </w:r>
      <w:r>
        <w:rPr>
          <w:lang w:val="zh-Hans"/>
        </w:rPr>
        <w:t>ID</w:t>
      </w:r>
      <w:r>
        <w:rPr>
          <w:lang w:val="zh-Hans"/>
        </w:rPr>
        <w:t>）</w:t>
      </w:r>
      <w:r>
        <w:rPr>
          <w:lang w:val="zh-Hans"/>
        </w:rPr>
        <w:t xml:space="preserve"> </w:t>
      </w:r>
      <w:r>
        <w:rPr>
          <w:lang w:val="zh-Hans"/>
        </w:rPr>
        <w:t>和最大订单引用号（</w:t>
      </w:r>
      <w:r>
        <w:rPr>
          <w:lang w:val="zh-Hans"/>
        </w:rPr>
        <w:t>MaxOrderRef</w:t>
      </w:r>
      <w:r>
        <w:rPr>
          <w:lang w:val="zh-Hans"/>
        </w:rPr>
        <w:t>）。</w:t>
      </w:r>
      <w:r>
        <w:rPr>
          <w:lang w:val="zh-Hans"/>
        </w:rPr>
        <w:t xml:space="preserve">  </w:t>
      </w:r>
    </w:p>
    <w:p w14:paraId="09A5A830" w14:textId="77777777" w:rsidR="00274F8B" w:rsidRDefault="00F9769E">
      <w:pPr>
        <w:pStyle w:val="19"/>
        <w:numPr>
          <w:ilvl w:val="0"/>
          <w:numId w:val="8"/>
        </w:numPr>
        <w:tabs>
          <w:tab w:val="left" w:pos="420"/>
        </w:tabs>
        <w:ind w:left="0" w:firstLine="420"/>
        <w:rPr>
          <w:rFonts w:cs="Calibri"/>
        </w:rPr>
      </w:pPr>
      <w:r>
        <w:rPr>
          <w:lang w:val="zh-Hans"/>
        </w:rPr>
        <w:t>FrontID</w:t>
      </w:r>
      <w:r>
        <w:rPr>
          <w:lang w:val="zh-Hans"/>
        </w:rPr>
        <w:t>是客户端连接到</w:t>
      </w:r>
      <w:del w:id="699" w:author="陈学锋" w:date="2018-07-12T20:31:00Z">
        <w:r w:rsidDel="00942F6B">
          <w:rPr>
            <w:lang w:val="zh-Hans"/>
          </w:rPr>
          <w:delText xml:space="preserve">which </w:delText>
        </w:r>
      </w:del>
      <w:ins w:id="700" w:author="陈学锋" w:date="2018-07-12T20:31:00Z">
        <w:r w:rsidR="00942F6B">
          <w:rPr>
            <w:lang w:val="zh-Hans"/>
          </w:rPr>
          <w:t>的</w:t>
        </w:r>
      </w:ins>
      <w:r>
        <w:rPr>
          <w:lang w:val="zh-Hans"/>
        </w:rPr>
        <w:t>前端的</w:t>
      </w:r>
      <w:del w:id="701" w:author="陈学锋" w:date="2018-07-12T20:31:00Z">
        <w:r w:rsidDel="00942F6B">
          <w:rPr>
            <w:lang w:val="zh-Hans"/>
          </w:rPr>
          <w:delText>with</w:delText>
        </w:r>
      </w:del>
      <w:ins w:id="702" w:author="陈学锋" w:date="2018-07-12T20:31:00Z">
        <w:r w:rsidR="00942F6B">
          <w:rPr>
            <w:lang w:val="zh-Hans"/>
          </w:rPr>
          <w:t>to</w:t>
        </w:r>
      </w:ins>
      <w:r>
        <w:rPr>
          <w:lang w:val="zh-Hans"/>
        </w:rPr>
        <w:t>ID</w:t>
      </w:r>
      <w:r>
        <w:rPr>
          <w:lang w:val="zh-Hans"/>
        </w:rPr>
        <w:t>。</w:t>
      </w:r>
    </w:p>
    <w:p w14:paraId="3331E2B9" w14:textId="77777777" w:rsidR="00274F8B" w:rsidRDefault="00F9769E">
      <w:pPr>
        <w:pStyle w:val="19"/>
        <w:numPr>
          <w:ilvl w:val="0"/>
          <w:numId w:val="8"/>
        </w:numPr>
        <w:tabs>
          <w:tab w:val="left" w:pos="420"/>
        </w:tabs>
        <w:ind w:left="0" w:firstLine="420"/>
        <w:rPr>
          <w:rFonts w:cs="Calibri"/>
        </w:rPr>
      </w:pPr>
      <w:r>
        <w:rPr>
          <w:lang w:val="zh-Hans"/>
        </w:rPr>
        <w:lastRenderedPageBreak/>
        <w:t>会话</w:t>
      </w:r>
      <w:r>
        <w:rPr>
          <w:lang w:val="zh-Hans"/>
        </w:rPr>
        <w:t xml:space="preserve">ID </w:t>
      </w:r>
      <w:r>
        <w:rPr>
          <w:lang w:val="zh-Hans"/>
        </w:rPr>
        <w:t>是</w:t>
      </w:r>
      <w:del w:id="703" w:author="陈学锋" w:date="2018-07-12T20:31:00Z">
        <w:r w:rsidDel="00942F6B">
          <w:rPr>
            <w:lang w:val="zh-Hans"/>
          </w:rPr>
          <w:delText>’s</w:delText>
        </w:r>
      </w:del>
      <w:ins w:id="704" w:author="陈学锋" w:date="2018-07-12T20:31:00Z">
        <w:r w:rsidR="00942F6B">
          <w:rPr>
            <w:lang w:val="zh-Hans"/>
          </w:rPr>
          <w:t>客户端</w:t>
        </w:r>
      </w:ins>
      <w:del w:id="705" w:author="陈学锋" w:date="2018-07-12T20:31:00Z">
        <w:r w:rsidDel="00942F6B">
          <w:rPr>
            <w:lang w:val="zh-Hans"/>
          </w:rPr>
          <w:delText xml:space="preserve">for </w:delText>
        </w:r>
      </w:del>
      <w:r>
        <w:rPr>
          <w:lang w:val="zh-Hans"/>
        </w:rPr>
        <w:t>和前端服务器之间连接的会话</w:t>
      </w:r>
      <w:r>
        <w:rPr>
          <w:lang w:val="zh-Hans"/>
        </w:rPr>
        <w:t xml:space="preserve"> ID</w:t>
      </w:r>
      <w:r>
        <w:rPr>
          <w:lang w:val="zh-Hans"/>
        </w:rPr>
        <w:t>。</w:t>
      </w:r>
    </w:p>
    <w:p w14:paraId="1BD3B045" w14:textId="77777777" w:rsidR="00274F8B" w:rsidRDefault="00F9769E">
      <w:pPr>
        <w:pStyle w:val="19"/>
        <w:numPr>
          <w:ilvl w:val="0"/>
          <w:numId w:val="8"/>
        </w:numPr>
        <w:tabs>
          <w:tab w:val="left" w:pos="420"/>
        </w:tabs>
        <w:ind w:left="0" w:firstLine="420"/>
        <w:rPr>
          <w:rFonts w:cs="Calibri"/>
        </w:rPr>
      </w:pPr>
      <w:r>
        <w:rPr>
          <w:lang w:val="zh-Hans"/>
        </w:rPr>
        <w:t>MaxOrderRef</w:t>
      </w:r>
      <w:r>
        <w:rPr>
          <w:lang w:val="zh-Hans"/>
        </w:rPr>
        <w:t>是当前</w:t>
      </w:r>
      <w:del w:id="706" w:author="陈学锋" w:date="2018-07-12T20:32:00Z">
        <w:r w:rsidDel="00942F6B">
          <w:rPr>
            <w:lang w:val="zh-Hans"/>
          </w:rPr>
          <w:delText xml:space="preserve">number for </w:delText>
        </w:r>
      </w:del>
      <w:r>
        <w:rPr>
          <w:lang w:val="zh-Hans"/>
        </w:rPr>
        <w:t>会话</w:t>
      </w:r>
      <w:ins w:id="707" w:author="陈学锋" w:date="2018-07-12T20:32:00Z">
        <w:r w:rsidR="00942F6B">
          <w:rPr>
            <w:lang w:val="zh-Hans"/>
          </w:rPr>
          <w:t>的最大</w:t>
        </w:r>
        <w:r w:rsidR="00942F6B">
          <w:rPr>
            <w:lang w:val="zh-Hans"/>
          </w:rPr>
          <w:t xml:space="preserve"> OrderRef</w:t>
        </w:r>
      </w:ins>
      <w:r>
        <w:rPr>
          <w:lang w:val="zh-Hans"/>
        </w:rPr>
        <w:t xml:space="preserve">   </w:t>
      </w:r>
      <w:ins w:id="708" w:author="陈学锋" w:date="2018-07-21T21:11:00Z">
        <w:r w:rsidR="001534BC">
          <w:rPr>
            <w:lang w:val="zh-Hans"/>
          </w:rPr>
          <w:t xml:space="preserve"> </w:t>
        </w:r>
      </w:ins>
      <w:r>
        <w:rPr>
          <w:lang w:val="zh-Hans"/>
        </w:rPr>
        <w:t>编号。</w:t>
      </w:r>
      <w:r>
        <w:rPr>
          <w:lang w:val="zh-Hans"/>
        </w:rPr>
        <w:t>OrderRef OrderRef</w:t>
      </w:r>
      <w:r>
        <w:rPr>
          <w:lang w:val="zh-Hans"/>
        </w:rPr>
        <w:t>是一个</w:t>
      </w:r>
      <w:del w:id="709" w:author="陈学锋" w:date="2018-07-21T21:11:00Z">
        <w:r w:rsidDel="001534BC">
          <w:rPr>
            <w:lang w:val="zh-Hans"/>
          </w:rPr>
          <w:tab/>
        </w:r>
        <w:r w:rsidDel="001534BC">
          <w:rPr>
            <w:lang w:val="zh-Hans"/>
          </w:rPr>
          <w:tab/>
        </w:r>
        <w:r w:rsidDel="001534BC">
          <w:rPr>
            <w:lang w:val="zh-Hans"/>
          </w:rPr>
          <w:tab/>
        </w:r>
        <w:r w:rsidDel="001534BC">
          <w:rPr>
            <w:lang w:val="zh-Hans"/>
          </w:rPr>
          <w:tab/>
        </w:r>
      </w:del>
      <w:r>
        <w:rPr>
          <w:lang w:val="zh-Hans"/>
        </w:rPr>
        <w:t>会话</w:t>
      </w:r>
      <w:ins w:id="710" w:author="陈学锋" w:date="2018-07-12T20:32:00Z">
        <w:r w:rsidR="00942F6B">
          <w:rPr>
            <w:lang w:val="zh-Hans"/>
          </w:rPr>
          <w:t>中</w:t>
        </w:r>
      </w:ins>
      <w:r>
        <w:rPr>
          <w:lang w:val="zh-Hans"/>
        </w:rPr>
        <w:t>订单的唯一标识号。如果客户端未将值分配给</w:t>
      </w:r>
      <w:r>
        <w:rPr>
          <w:lang w:val="zh-Hans"/>
        </w:rPr>
        <w:t xml:space="preserve"> </w:t>
      </w:r>
      <w:del w:id="711" w:author="陈学锋" w:date="2018-07-12T20:33:00Z">
        <w:r w:rsidDel="00942F6B">
          <w:rPr>
            <w:lang w:val="zh-Hans"/>
          </w:rPr>
          <w:delText xml:space="preserve">for </w:delText>
        </w:r>
      </w:del>
      <w:ins w:id="712" w:author="陈学锋" w:date="2018-07-12T20:33:00Z">
        <w:r w:rsidR="00942F6B">
          <w:rPr>
            <w:lang w:val="zh-Hans"/>
          </w:rPr>
          <w:t xml:space="preserve"> </w:t>
        </w:r>
      </w:ins>
      <w:r>
        <w:rPr>
          <w:lang w:val="zh-Hans"/>
        </w:rPr>
        <w:t xml:space="preserve"> OrderRef</w:t>
      </w:r>
      <w:r>
        <w:rPr>
          <w:lang w:val="zh-Hans"/>
        </w:rPr>
        <w:t>，</w:t>
      </w:r>
      <w:r>
        <w:rPr>
          <w:lang w:val="zh-Hans"/>
        </w:rPr>
        <w:t xml:space="preserve">, </w:t>
      </w:r>
      <w:ins w:id="713" w:author="陈学锋" w:date="2018-07-12T20:33:00Z">
        <w:r w:rsidR="00942F6B">
          <w:rPr>
            <w:lang w:val="zh-Hans"/>
          </w:rPr>
          <w:t>服务器</w:t>
        </w:r>
      </w:ins>
      <w:r>
        <w:rPr>
          <w:lang w:val="zh-Hans"/>
        </w:rPr>
        <w:t>将自动</w:t>
      </w:r>
      <w:del w:id="714" w:author="陈学锋" w:date="2018-07-12T20:33:00Z">
        <w:r w:rsidDel="00942F6B">
          <w:rPr>
            <w:lang w:val="zh-Hans"/>
          </w:rPr>
          <w:delText xml:space="preserve"> </w:delText>
        </w:r>
        <w:r w:rsidDel="00942F6B">
          <w:rPr>
            <w:lang w:val="zh-Hans"/>
          </w:rPr>
          <w:tab/>
        </w:r>
        <w:r w:rsidDel="00942F6B">
          <w:rPr>
            <w:lang w:val="zh-Hans"/>
          </w:rPr>
          <w:tab/>
        </w:r>
      </w:del>
      <w:r>
        <w:rPr>
          <w:lang w:val="zh-Hans"/>
        </w:rPr>
        <w:t>分配它。如果客户端分配一个值，则该值</w:t>
      </w:r>
      <w:del w:id="715" w:author="陈学锋" w:date="2018-07-12T20:33:00Z">
        <w:r w:rsidDel="00942F6B">
          <w:rPr>
            <w:lang w:val="zh-Hans"/>
          </w:rPr>
          <w:delText xml:space="preserve">can </w:delText>
        </w:r>
      </w:del>
      <w:ins w:id="716" w:author="陈学锋" w:date="2018-07-12T20:33:00Z">
        <w:r w:rsidR="00942F6B">
          <w:rPr>
            <w:lang w:val="zh-Hans"/>
          </w:rPr>
          <w:t>将从</w:t>
        </w:r>
      </w:ins>
      <w:r>
        <w:rPr>
          <w:lang w:val="zh-Hans"/>
        </w:rPr>
        <w:t xml:space="preserve"> MaxOrderRef </w:t>
      </w:r>
      <w:r>
        <w:rPr>
          <w:lang w:val="zh-Hans"/>
        </w:rPr>
        <w:t>递增</w:t>
      </w:r>
      <w:del w:id="717" w:author="陈学锋" w:date="2018-07-12T20:33:00Z">
        <w:r w:rsidDel="00942F6B">
          <w:rPr>
            <w:lang w:val="zh-Hans"/>
          </w:rPr>
          <w:delText xml:space="preserve"> </w:delText>
        </w:r>
        <w:r w:rsidDel="00942F6B">
          <w:rPr>
            <w:lang w:val="zh-Hans"/>
          </w:rPr>
          <w:tab/>
        </w:r>
        <w:r w:rsidDel="00942F6B">
          <w:rPr>
            <w:lang w:val="zh-Hans"/>
          </w:rPr>
          <w:tab/>
        </w:r>
      </w:del>
      <w:r>
        <w:rPr>
          <w:lang w:val="zh-Hans"/>
        </w:rPr>
        <w:t>，</w:t>
      </w:r>
      <w:del w:id="718" w:author="陈学锋" w:date="2018-07-12T20:34:00Z">
        <w:r w:rsidDel="00942F6B">
          <w:rPr>
            <w:lang w:val="zh-Hans"/>
          </w:rPr>
          <w:delText xml:space="preserve">prevent </w:delText>
        </w:r>
      </w:del>
      <w:ins w:id="719" w:author="陈学锋" w:date="2018-07-12T20:34:00Z">
        <w:r w:rsidR="00942F6B">
          <w:rPr>
            <w:lang w:val="zh-Hans"/>
          </w:rPr>
          <w:t>以避免</w:t>
        </w:r>
      </w:ins>
      <w:r>
        <w:rPr>
          <w:lang w:val="zh-Hans"/>
        </w:rPr>
        <w:t>与其他订单重复。</w:t>
      </w:r>
    </w:p>
    <w:p w14:paraId="231E1179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注意：目前</w:t>
      </w:r>
      <w:ins w:id="720" w:author="陈学锋" w:date="2018-07-12T20:38:00Z">
        <w:r w:rsidR="0054125D">
          <w:rPr>
            <w:b/>
            <w:lang w:val="zh-Hans"/>
          </w:rPr>
          <w:t>，如果用户</w:t>
        </w:r>
      </w:ins>
      <w:r>
        <w:rPr>
          <w:b/>
          <w:lang w:val="zh-Hans"/>
        </w:rPr>
        <w:t>使用</w:t>
      </w:r>
      <w:r>
        <w:rPr>
          <w:b/>
          <w:lang w:val="zh-Hans"/>
        </w:rPr>
        <w:t>ReqUserLogout</w:t>
      </w:r>
      <w:r>
        <w:rPr>
          <w:lang w:val="zh-Hans"/>
        </w:rPr>
        <w:t xml:space="preserve"> </w:t>
      </w:r>
      <w:r>
        <w:rPr>
          <w:b/>
          <w:lang w:val="zh-Hans"/>
        </w:rPr>
        <w:t>注销，</w:t>
      </w:r>
      <w:ins w:id="721" w:author="陈学锋" w:date="2018-07-12T20:38:00Z">
        <w:r w:rsidR="0054125D">
          <w:rPr>
            <w:b/>
            <w:lang w:val="zh-Hans"/>
          </w:rPr>
          <w:t>则</w:t>
        </w:r>
      </w:ins>
      <w:r>
        <w:rPr>
          <w:b/>
          <w:lang w:val="zh-Hans"/>
        </w:rPr>
        <w:t>当前连接将断开连接。重新登录后，将建立新连接，重置会话</w:t>
      </w:r>
      <w:r>
        <w:rPr>
          <w:b/>
          <w:lang w:val="zh-Hans"/>
        </w:rPr>
        <w:t xml:space="preserve"> ID</w:t>
      </w:r>
      <w:r>
        <w:rPr>
          <w:b/>
          <w:lang w:val="zh-Hans"/>
        </w:rPr>
        <w:t>，</w:t>
      </w:r>
      <w:r>
        <w:rPr>
          <w:b/>
          <w:lang w:val="zh-Hans"/>
        </w:rPr>
        <w:t xml:space="preserve"> will be reset and the </w:t>
      </w:r>
      <w:r>
        <w:rPr>
          <w:lang w:val="zh-Hans"/>
        </w:rPr>
        <w:t>从</w:t>
      </w:r>
      <w:r>
        <w:rPr>
          <w:lang w:val="zh-Hans"/>
        </w:rPr>
        <w:t xml:space="preserve"> 0 </w:t>
      </w:r>
      <w:r>
        <w:rPr>
          <w:lang w:val="zh-Hans"/>
        </w:rPr>
        <w:t>开始</w:t>
      </w:r>
      <w:r>
        <w:rPr>
          <w:b/>
          <w:lang w:val="zh-Hans"/>
        </w:rPr>
        <w:t>MaxOrderRef</w:t>
      </w:r>
      <w:r>
        <w:rPr>
          <w:b/>
          <w:lang w:val="zh-Hans"/>
        </w:rPr>
        <w:t>。</w:t>
      </w:r>
      <w:r>
        <w:rPr>
          <w:lang w:val="zh-Hans"/>
        </w:rPr>
        <w:t xml:space="preserve"> </w:t>
      </w:r>
      <w:r>
        <w:rPr>
          <w:b/>
          <w:lang w:val="zh-Hans"/>
        </w:rPr>
        <w:t xml:space="preserve"> </w:t>
      </w:r>
    </w:p>
    <w:p w14:paraId="53911098" w14:textId="77777777" w:rsidR="00274F8B" w:rsidRDefault="00274F8B" w:rsidP="003822AC">
      <w:pPr>
        <w:pStyle w:val="a0"/>
        <w:spacing w:before="156"/>
        <w:ind w:firstLine="240"/>
      </w:pPr>
    </w:p>
    <w:p w14:paraId="7F36758D" w14:textId="77777777" w:rsidR="00274F8B" w:rsidRPr="005139C4" w:rsidRDefault="00F9769E">
      <w:pPr>
        <w:pStyle w:val="2"/>
        <w:numPr>
          <w:ilvl w:val="1"/>
          <w:numId w:val="2"/>
        </w:numPr>
        <w:rPr>
          <w:rStyle w:val="af"/>
          <w:rFonts w:ascii="Calibri" w:hAnsi="Calibri" w:cs="Calibri"/>
          <w:b/>
        </w:rPr>
      </w:pPr>
      <w:bookmarkStart w:id="722" w:name="_Toc402796993"/>
      <w:bookmarkStart w:id="723" w:name="_Toc3673"/>
      <w:r w:rsidRPr="005139C4">
        <w:rPr>
          <w:rStyle w:val="af"/>
          <w:b/>
          <w:lang w:val="zh-Hans"/>
        </w:rPr>
        <w:t>确认结算信息</w:t>
      </w:r>
      <w:bookmarkEnd w:id="722"/>
      <w:bookmarkEnd w:id="723"/>
    </w:p>
    <w:p w14:paraId="6748965C" w14:textId="77777777" w:rsidR="00274F8B" w:rsidRDefault="00F9769E">
      <w:pPr>
        <w:rPr>
          <w:rFonts w:cs="Calibri"/>
        </w:rPr>
      </w:pPr>
      <w:bookmarkStart w:id="724" w:name="OLE_LINK159"/>
      <w:bookmarkStart w:id="725" w:name="OLE_LINK160"/>
      <w:r>
        <w:rPr>
          <w:lang w:val="zh-Hans"/>
        </w:rPr>
        <w:t xml:space="preserve">stors </w:t>
      </w:r>
      <w:ins w:id="726" w:author="陈学锋" w:date="2018-07-12T20:43:00Z">
        <w:r w:rsidR="0054125D">
          <w:rPr>
            <w:lang w:val="zh-Hans"/>
          </w:rPr>
          <w:t xml:space="preserve">to confirm </w:t>
        </w:r>
      </w:ins>
      <w:bookmarkEnd w:id="724"/>
      <w:bookmarkEnd w:id="725"/>
      <w:r>
        <w:rPr>
          <w:lang w:val="zh-Hans"/>
        </w:rPr>
        <w:t xml:space="preserve">the settlement info of the </w:t>
      </w:r>
      <w:del w:id="727" w:author="陈学锋" w:date="2018-07-12T20:43:00Z">
        <w:r w:rsidDel="0054125D">
          <w:rPr>
            <w:lang w:val="zh-Hans"/>
          </w:rPr>
          <w:delText xml:space="preserve">confirming </w:delText>
        </w:r>
      </w:del>
      <w:ins w:id="728" w:author="陈学锋" w:date="2018-07-12T20:43:00Z">
        <w:r w:rsidR="0054125D">
          <w:rPr>
            <w:lang w:val="zh-Hans"/>
          </w:rPr>
          <w:t xml:space="preserve">prior </w:t>
        </w:r>
      </w:ins>
      <w:r>
        <w:rPr>
          <w:lang w:val="zh-Hans"/>
        </w:rPr>
        <w:t>为了让投资者及时、准确地了解其交易</w:t>
      </w:r>
      <w:r>
        <w:rPr>
          <w:lang w:val="zh-Hans"/>
        </w:rPr>
        <w:t>statuses</w:t>
      </w:r>
      <w:r>
        <w:rPr>
          <w:lang w:val="zh-Hans"/>
        </w:rPr>
        <w:t>状态（如可用资金、头寸、保证金占用等），并了解其风险状况</w:t>
      </w:r>
      <w:del w:id="729" w:author="陈学锋" w:date="2018-07-12T20:43:00Z">
        <w:r w:rsidDel="0054125D">
          <w:rPr>
            <w:lang w:val="zh-Hans"/>
          </w:rPr>
          <w:delText xml:space="preserve">last </w:delText>
        </w:r>
      </w:del>
      <w:r>
        <w:rPr>
          <w:lang w:val="zh-Hans"/>
        </w:rPr>
        <w:t>，</w:t>
      </w:r>
      <w:r>
        <w:rPr>
          <w:lang w:val="zh-Hans"/>
        </w:rPr>
        <w:t>CTP</w:t>
      </w:r>
      <w:r>
        <w:rPr>
          <w:lang w:val="zh-Hans"/>
        </w:rPr>
        <w:t>要求投资者在首次登录当前交易日时，确认前一个交易日的</w:t>
      </w:r>
      <w:r>
        <w:rPr>
          <w:lang w:val="zh-Hans"/>
        </w:rPr>
        <w:t xml:space="preserve">trading day, when </w:t>
      </w:r>
      <w:del w:id="730" w:author="陈学锋" w:date="2018-07-21T21:13:00Z">
        <w:r w:rsidDel="001534BC">
          <w:rPr>
            <w:lang w:val="zh-Hans"/>
          </w:rPr>
          <w:delText xml:space="preserve">the first time </w:delText>
        </w:r>
      </w:del>
      <w:r>
        <w:rPr>
          <w:lang w:val="zh-Hans"/>
        </w:rPr>
        <w:t xml:space="preserve">they log in </w:t>
      </w:r>
      <w:del w:id="731" w:author="陈学锋" w:date="2018-07-12T20:43:00Z">
        <w:r w:rsidDel="0054125D">
          <w:rPr>
            <w:lang w:val="zh-Hans"/>
          </w:rPr>
          <w:delText xml:space="preserve">in </w:delText>
        </w:r>
      </w:del>
      <w:ins w:id="732" w:author="陈学锋" w:date="2018-07-12T20:43:00Z">
        <w:r w:rsidR="0054125D">
          <w:rPr>
            <w:lang w:val="zh-Hans"/>
          </w:rPr>
          <w:t xml:space="preserve">on </w:t>
        </w:r>
      </w:ins>
      <w:r>
        <w:rPr>
          <w:lang w:val="zh-Hans"/>
        </w:rPr>
        <w:t>current trading day</w:t>
      </w:r>
      <w:ins w:id="733" w:author="陈学锋" w:date="2018-07-21T21:13:00Z">
        <w:r w:rsidR="001534BC">
          <w:rPr>
            <w:lang w:val="zh-Hans"/>
          </w:rPr>
          <w:t>结算信息</w:t>
        </w:r>
      </w:ins>
      <w:r>
        <w:rPr>
          <w:lang w:val="zh-Hans"/>
        </w:rPr>
        <w:t>。</w:t>
      </w:r>
    </w:p>
    <w:p w14:paraId="66BD363D" w14:textId="77777777" w:rsidR="00274F8B" w:rsidRDefault="00F9769E">
      <w:pPr>
        <w:rPr>
          <w:rStyle w:val="af"/>
          <w:rFonts w:cs="Calibri"/>
        </w:rPr>
      </w:pPr>
      <w:r>
        <w:rPr>
          <w:rStyle w:val="af"/>
          <w:lang w:val="zh-Hans"/>
        </w:rPr>
        <w:t>结算确认方法</w:t>
      </w:r>
    </w:p>
    <w:tbl>
      <w:tblPr>
        <w:tblW w:w="0" w:type="auto"/>
        <w:jc w:val="center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2989"/>
        <w:gridCol w:w="3260"/>
        <w:gridCol w:w="2693"/>
      </w:tblGrid>
      <w:tr w:rsidR="00274F8B" w14:paraId="6AE9FAB7" w14:textId="77777777">
        <w:trPr>
          <w:jc w:val="center"/>
        </w:trPr>
        <w:tc>
          <w:tcPr>
            <w:tcW w:w="2989" w:type="dxa"/>
            <w:tcBorders>
              <w:tl2br w:val="nil"/>
              <w:tr2bl w:val="nil"/>
            </w:tcBorders>
            <w:shd w:val="clear" w:color="auto" w:fill="9BBB59"/>
          </w:tcPr>
          <w:p w14:paraId="03D6B4CE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b/>
                <w:bCs/>
                <w:color w:val="FFFFFF"/>
                <w:sz w:val="21"/>
              </w:rPr>
            </w:pPr>
            <w:r>
              <w:rPr>
                <w:b/>
                <w:bCs/>
                <w:color w:val="FFFFFF"/>
                <w:sz w:val="21"/>
                <w:lang w:val="zh-Hans"/>
              </w:rPr>
              <w:t>请求</w:t>
            </w:r>
          </w:p>
        </w:tc>
        <w:tc>
          <w:tcPr>
            <w:tcW w:w="3260" w:type="dxa"/>
            <w:tcBorders>
              <w:tl2br w:val="nil"/>
              <w:tr2bl w:val="nil"/>
            </w:tcBorders>
            <w:shd w:val="clear" w:color="auto" w:fill="9BBB59"/>
          </w:tcPr>
          <w:p w14:paraId="5EE2F2DD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b/>
                <w:bCs/>
                <w:color w:val="FFFFFF"/>
                <w:sz w:val="21"/>
              </w:rPr>
            </w:pPr>
            <w:r>
              <w:rPr>
                <w:b/>
                <w:bCs/>
                <w:color w:val="FFFFFF"/>
                <w:sz w:val="21"/>
                <w:lang w:val="zh-Hans"/>
              </w:rPr>
              <w:t>答复</w:t>
            </w:r>
            <w:r>
              <w:rPr>
                <w:b/>
                <w:bCs/>
                <w:color w:val="FFFFFF"/>
                <w:sz w:val="21"/>
                <w:lang w:val="zh-Hans"/>
              </w:rPr>
              <w:t xml:space="preserve"> </w:t>
            </w:r>
          </w:p>
        </w:tc>
        <w:tc>
          <w:tcPr>
            <w:tcW w:w="2693" w:type="dxa"/>
            <w:tcBorders>
              <w:tl2br w:val="nil"/>
              <w:tr2bl w:val="nil"/>
            </w:tcBorders>
            <w:shd w:val="clear" w:color="auto" w:fill="9BBB59"/>
          </w:tcPr>
          <w:p w14:paraId="438BF2AF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b/>
                <w:bCs/>
                <w:color w:val="FFFFFF"/>
                <w:sz w:val="21"/>
              </w:rPr>
            </w:pPr>
            <w:r>
              <w:rPr>
                <w:b/>
                <w:bCs/>
                <w:color w:val="FFFFFF"/>
                <w:sz w:val="21"/>
                <w:lang w:val="zh-Hans"/>
              </w:rPr>
              <w:t>描述</w:t>
            </w:r>
            <w:r>
              <w:rPr>
                <w:b/>
                <w:bCs/>
                <w:color w:val="FFFFFF"/>
                <w:sz w:val="21"/>
                <w:lang w:val="zh-Hans"/>
              </w:rPr>
              <w:t xml:space="preserve"> </w:t>
            </w:r>
          </w:p>
        </w:tc>
      </w:tr>
      <w:tr w:rsidR="00274F8B" w14:paraId="4E8062BC" w14:textId="77777777">
        <w:trPr>
          <w:trHeight w:val="816"/>
          <w:jc w:val="center"/>
        </w:trPr>
        <w:tc>
          <w:tcPr>
            <w:tcW w:w="2989" w:type="dxa"/>
            <w:tcBorders>
              <w:tl2br w:val="nil"/>
              <w:tr2bl w:val="nil"/>
            </w:tcBorders>
            <w:shd w:val="clear" w:color="auto" w:fill="EFF3EA"/>
          </w:tcPr>
          <w:p w14:paraId="2D4421D6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bCs/>
                <w:color w:val="000000"/>
                <w:sz w:val="21"/>
              </w:rPr>
            </w:pPr>
            <w:r>
              <w:rPr>
                <w:bCs/>
                <w:color w:val="000000"/>
                <w:sz w:val="21"/>
                <w:lang w:val="zh-Hans"/>
              </w:rPr>
              <w:t>ReqQrySettlementInfo</w:t>
            </w:r>
          </w:p>
        </w:tc>
        <w:tc>
          <w:tcPr>
            <w:tcW w:w="3260" w:type="dxa"/>
            <w:tcBorders>
              <w:tl2br w:val="nil"/>
              <w:tr2bl w:val="nil"/>
            </w:tcBorders>
            <w:shd w:val="clear" w:color="auto" w:fill="EFF3EA"/>
          </w:tcPr>
          <w:p w14:paraId="29D2E330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OnRsqrySettlementInfo</w:t>
            </w:r>
          </w:p>
        </w:tc>
        <w:tc>
          <w:tcPr>
            <w:tcW w:w="2693" w:type="dxa"/>
            <w:tcBorders>
              <w:tl2br w:val="nil"/>
              <w:tr2bl w:val="nil"/>
            </w:tcBorders>
            <w:shd w:val="clear" w:color="auto" w:fill="EFF3EA"/>
          </w:tcPr>
          <w:p w14:paraId="1A62771D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查询结算信息</w:t>
            </w:r>
          </w:p>
        </w:tc>
      </w:tr>
      <w:tr w:rsidR="00274F8B" w14:paraId="3C9920B0" w14:textId="77777777">
        <w:trPr>
          <w:jc w:val="center"/>
        </w:trPr>
        <w:tc>
          <w:tcPr>
            <w:tcW w:w="2989" w:type="dxa"/>
            <w:tcBorders>
              <w:tl2br w:val="nil"/>
              <w:tr2bl w:val="nil"/>
            </w:tcBorders>
            <w:shd w:val="clear" w:color="auto" w:fill="FFFFFF"/>
          </w:tcPr>
          <w:p w14:paraId="2E589FEA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b/>
                <w:bCs/>
                <w:color w:val="000000"/>
                <w:sz w:val="21"/>
              </w:rPr>
            </w:pPr>
            <w:r>
              <w:rPr>
                <w:bCs/>
                <w:color w:val="000000"/>
                <w:sz w:val="21"/>
                <w:lang w:val="zh-Hans"/>
              </w:rPr>
              <w:t xml:space="preserve">ReqSettlementInfo </w:t>
            </w:r>
            <w:r>
              <w:rPr>
                <w:bCs/>
                <w:color w:val="000000"/>
                <w:sz w:val="21"/>
                <w:lang w:val="zh-Hans"/>
              </w:rPr>
              <w:t>确认</w:t>
            </w:r>
          </w:p>
          <w:p w14:paraId="18FB90C7" w14:textId="77777777" w:rsidR="00274F8B" w:rsidRDefault="00274F8B">
            <w:pPr>
              <w:pStyle w:val="a0"/>
              <w:spacing w:beforeLines="0" w:before="0" w:after="0"/>
              <w:ind w:firstLineChars="0" w:firstLine="0"/>
              <w:rPr>
                <w:rFonts w:cs="Calibri"/>
                <w:b/>
                <w:bCs/>
                <w:color w:val="000000"/>
                <w:sz w:val="21"/>
              </w:rPr>
            </w:pPr>
          </w:p>
        </w:tc>
        <w:tc>
          <w:tcPr>
            <w:tcW w:w="3260" w:type="dxa"/>
            <w:tcBorders>
              <w:tl2br w:val="nil"/>
              <w:tr2bl w:val="nil"/>
            </w:tcBorders>
            <w:shd w:val="clear" w:color="auto" w:fill="FFFFFF"/>
          </w:tcPr>
          <w:p w14:paraId="05EDE1B0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 xml:space="preserve">OnRspSetlementInfo </w:t>
            </w:r>
            <w:r>
              <w:rPr>
                <w:color w:val="000000"/>
                <w:sz w:val="21"/>
                <w:lang w:val="zh-Hans"/>
              </w:rPr>
              <w:t>确认</w:t>
            </w:r>
          </w:p>
          <w:p w14:paraId="11F7C3AE" w14:textId="77777777" w:rsidR="00274F8B" w:rsidRDefault="00274F8B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</w:p>
        </w:tc>
        <w:tc>
          <w:tcPr>
            <w:tcW w:w="2693" w:type="dxa"/>
            <w:tcBorders>
              <w:tl2br w:val="nil"/>
              <w:tr2bl w:val="nil"/>
            </w:tcBorders>
            <w:shd w:val="clear" w:color="auto" w:fill="FFFFFF"/>
          </w:tcPr>
          <w:p w14:paraId="691A9A2A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确认结算信息</w:t>
            </w:r>
          </w:p>
        </w:tc>
      </w:tr>
      <w:tr w:rsidR="00274F8B" w14:paraId="232C2740" w14:textId="77777777">
        <w:trPr>
          <w:trHeight w:val="790"/>
          <w:jc w:val="center"/>
        </w:trPr>
        <w:tc>
          <w:tcPr>
            <w:tcW w:w="2989" w:type="dxa"/>
            <w:tcBorders>
              <w:tl2br w:val="nil"/>
              <w:tr2bl w:val="nil"/>
            </w:tcBorders>
            <w:shd w:val="clear" w:color="auto" w:fill="EFF3EA"/>
          </w:tcPr>
          <w:p w14:paraId="5987DB33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b/>
                <w:bCs/>
                <w:color w:val="000000"/>
                <w:sz w:val="21"/>
              </w:rPr>
            </w:pPr>
            <w:r>
              <w:rPr>
                <w:bCs/>
                <w:color w:val="000000"/>
                <w:sz w:val="21"/>
                <w:lang w:val="zh-Hans"/>
              </w:rPr>
              <w:t xml:space="preserve">ReqQrySettlementInfo </w:t>
            </w:r>
            <w:r>
              <w:rPr>
                <w:bCs/>
                <w:color w:val="000000"/>
                <w:sz w:val="21"/>
                <w:lang w:val="zh-Hans"/>
              </w:rPr>
              <w:t>确认</w:t>
            </w:r>
          </w:p>
          <w:p w14:paraId="4BF11682" w14:textId="77777777" w:rsidR="00274F8B" w:rsidRDefault="00274F8B">
            <w:pPr>
              <w:pStyle w:val="a0"/>
              <w:spacing w:beforeLines="0" w:before="0" w:after="0"/>
              <w:ind w:firstLineChars="0" w:firstLine="0"/>
              <w:rPr>
                <w:rFonts w:cs="Calibri"/>
                <w:b/>
                <w:bCs/>
                <w:color w:val="000000"/>
                <w:sz w:val="21"/>
              </w:rPr>
            </w:pPr>
          </w:p>
        </w:tc>
        <w:tc>
          <w:tcPr>
            <w:tcW w:w="3260" w:type="dxa"/>
            <w:tcBorders>
              <w:tl2br w:val="nil"/>
              <w:tr2bl w:val="nil"/>
            </w:tcBorders>
            <w:shd w:val="clear" w:color="auto" w:fill="EFF3EA"/>
          </w:tcPr>
          <w:p w14:paraId="7AF9510A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 xml:space="preserve">OnRsqrySetlementInfo </w:t>
            </w:r>
            <w:r>
              <w:rPr>
                <w:color w:val="000000"/>
                <w:sz w:val="21"/>
                <w:lang w:val="zh-Hans"/>
              </w:rPr>
              <w:t>确认</w:t>
            </w:r>
          </w:p>
        </w:tc>
        <w:tc>
          <w:tcPr>
            <w:tcW w:w="2693" w:type="dxa"/>
            <w:tcBorders>
              <w:tl2br w:val="nil"/>
              <w:tr2bl w:val="nil"/>
            </w:tcBorders>
            <w:shd w:val="clear" w:color="auto" w:fill="EFF3EA"/>
          </w:tcPr>
          <w:p w14:paraId="49A6E857" w14:textId="77777777" w:rsidR="00274F8B" w:rsidRDefault="00F9769E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查询确认日期</w:t>
            </w:r>
          </w:p>
        </w:tc>
      </w:tr>
    </w:tbl>
    <w:p w14:paraId="6FEA8D53" w14:textId="77777777" w:rsidR="00274F8B" w:rsidRDefault="00274F8B">
      <w:pPr>
        <w:rPr>
          <w:rFonts w:cs="Calibri"/>
        </w:rPr>
      </w:pPr>
    </w:p>
    <w:p w14:paraId="143CA982" w14:textId="77777777" w:rsidR="008B5AD7" w:rsidRDefault="00F9769E">
      <w:pPr>
        <w:pStyle w:val="2"/>
      </w:pPr>
      <w:bookmarkStart w:id="734" w:name="_Toc402796994"/>
      <w:bookmarkStart w:id="735" w:name="_Toc29420"/>
      <w:r>
        <w:br w:type="page"/>
      </w:r>
    </w:p>
    <w:p w14:paraId="763F998B" w14:textId="77777777" w:rsidR="008B5AD7" w:rsidRPr="005139C4" w:rsidRDefault="008B5AD7" w:rsidP="008B5AD7">
      <w:pPr>
        <w:pStyle w:val="2"/>
        <w:numPr>
          <w:ilvl w:val="1"/>
          <w:numId w:val="2"/>
        </w:numPr>
        <w:rPr>
          <w:highlight w:val="yellow"/>
        </w:rPr>
      </w:pPr>
      <w:r w:rsidRPr="005139C4">
        <w:rPr>
          <w:highlight w:val="yellow"/>
          <w:lang w:val="zh-Hans"/>
        </w:rPr>
        <w:lastRenderedPageBreak/>
        <w:t>位置计算</w:t>
      </w:r>
    </w:p>
    <w:p w14:paraId="00F267FB" w14:textId="77777777" w:rsidR="005139C4" w:rsidRDefault="005139C4" w:rsidP="005139C4">
      <w:pPr>
        <w:rPr>
          <w:rFonts w:cs="Calibri"/>
        </w:rPr>
      </w:pPr>
      <w:bookmarkStart w:id="736" w:name="OLE_LINK161"/>
      <w:bookmarkStart w:id="737" w:name="OLE_LINK162"/>
      <w:r>
        <w:rPr>
          <w:lang w:val="zh-Hans"/>
        </w:rPr>
        <w:t>查询</w:t>
      </w:r>
      <w:bookmarkEnd w:id="736"/>
      <w:bookmarkEnd w:id="737"/>
      <w:r>
        <w:rPr>
          <w:lang w:val="zh-Hans"/>
        </w:rPr>
        <w:t>位置的</w:t>
      </w:r>
      <w:ins w:id="738" w:author="陈学锋" w:date="2018-07-21T21:13:00Z">
        <w:r w:rsidR="001534BC">
          <w:rPr>
            <w:lang w:val="zh-Hans"/>
          </w:rPr>
          <w:t>s</w:t>
        </w:r>
      </w:ins>
      <w:r>
        <w:rPr>
          <w:lang w:val="zh-Hans"/>
        </w:rPr>
        <w:t xml:space="preserve">API </w:t>
      </w:r>
      <w:r>
        <w:rPr>
          <w:lang w:val="zh-Hans"/>
        </w:rPr>
        <w:t>如下：</w:t>
      </w:r>
    </w:p>
    <w:tbl>
      <w:tblPr>
        <w:tblW w:w="0" w:type="auto"/>
        <w:jc w:val="center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2989"/>
        <w:gridCol w:w="3260"/>
        <w:gridCol w:w="2693"/>
      </w:tblGrid>
      <w:tr w:rsidR="005139C4" w14:paraId="2FEAF182" w14:textId="77777777" w:rsidTr="00821783">
        <w:trPr>
          <w:jc w:val="center"/>
        </w:trPr>
        <w:tc>
          <w:tcPr>
            <w:tcW w:w="2989" w:type="dxa"/>
            <w:tcBorders>
              <w:tl2br w:val="nil"/>
              <w:tr2bl w:val="nil"/>
            </w:tcBorders>
            <w:shd w:val="clear" w:color="auto" w:fill="9BBB59"/>
          </w:tcPr>
          <w:p w14:paraId="6E8BACAC" w14:textId="77777777" w:rsidR="005139C4" w:rsidRDefault="005139C4" w:rsidP="005139C4">
            <w:pPr>
              <w:pStyle w:val="a0"/>
              <w:spacing w:before="156"/>
              <w:ind w:firstLineChars="0" w:firstLine="0"/>
              <w:rPr>
                <w:rFonts w:cs="Calibri"/>
                <w:b/>
                <w:bCs/>
                <w:color w:val="FFFFFF"/>
                <w:sz w:val="21"/>
              </w:rPr>
            </w:pPr>
            <w:r>
              <w:rPr>
                <w:b/>
                <w:bCs/>
                <w:color w:val="FFFFFF"/>
                <w:sz w:val="21"/>
                <w:lang w:val="zh-Hans"/>
              </w:rPr>
              <w:t>请求</w:t>
            </w:r>
          </w:p>
        </w:tc>
        <w:tc>
          <w:tcPr>
            <w:tcW w:w="3260" w:type="dxa"/>
            <w:tcBorders>
              <w:tl2br w:val="nil"/>
              <w:tr2bl w:val="nil"/>
            </w:tcBorders>
            <w:shd w:val="clear" w:color="auto" w:fill="9BBB59"/>
          </w:tcPr>
          <w:p w14:paraId="7F6C2DEE" w14:textId="77777777" w:rsidR="005139C4" w:rsidRDefault="005139C4" w:rsidP="00821783">
            <w:pPr>
              <w:pStyle w:val="a0"/>
              <w:spacing w:before="156"/>
              <w:ind w:firstLineChars="0" w:firstLine="0"/>
              <w:rPr>
                <w:rFonts w:cs="Calibri"/>
                <w:b/>
                <w:bCs/>
                <w:color w:val="FFFFFF"/>
                <w:sz w:val="21"/>
              </w:rPr>
            </w:pPr>
            <w:r>
              <w:rPr>
                <w:b/>
                <w:bCs/>
                <w:color w:val="FFFFFF"/>
                <w:sz w:val="21"/>
                <w:lang w:val="zh-Hans"/>
              </w:rPr>
              <w:t>答复</w:t>
            </w:r>
            <w:r>
              <w:rPr>
                <w:b/>
                <w:bCs/>
                <w:color w:val="FFFFFF"/>
                <w:sz w:val="21"/>
                <w:lang w:val="zh-Hans"/>
              </w:rPr>
              <w:t xml:space="preserve"> </w:t>
            </w:r>
          </w:p>
        </w:tc>
        <w:tc>
          <w:tcPr>
            <w:tcW w:w="2693" w:type="dxa"/>
            <w:tcBorders>
              <w:tl2br w:val="nil"/>
              <w:tr2bl w:val="nil"/>
            </w:tcBorders>
            <w:shd w:val="clear" w:color="auto" w:fill="9BBB59"/>
          </w:tcPr>
          <w:p w14:paraId="742AFAF8" w14:textId="77777777" w:rsidR="005139C4" w:rsidRDefault="005139C4" w:rsidP="00821783">
            <w:pPr>
              <w:pStyle w:val="a0"/>
              <w:spacing w:before="156"/>
              <w:ind w:firstLineChars="0" w:firstLine="0"/>
              <w:rPr>
                <w:rFonts w:cs="Calibri"/>
                <w:b/>
                <w:bCs/>
                <w:color w:val="FFFFFF"/>
                <w:sz w:val="21"/>
              </w:rPr>
            </w:pPr>
            <w:r>
              <w:rPr>
                <w:b/>
                <w:bCs/>
                <w:color w:val="FFFFFF"/>
                <w:sz w:val="21"/>
                <w:lang w:val="zh-Hans"/>
              </w:rPr>
              <w:t>描述</w:t>
            </w:r>
            <w:r>
              <w:rPr>
                <w:b/>
                <w:bCs/>
                <w:color w:val="FFFFFF"/>
                <w:sz w:val="21"/>
                <w:lang w:val="zh-Hans"/>
              </w:rPr>
              <w:t xml:space="preserve"> </w:t>
            </w:r>
          </w:p>
        </w:tc>
      </w:tr>
      <w:tr w:rsidR="005139C4" w14:paraId="630207CF" w14:textId="77777777" w:rsidTr="00821783">
        <w:trPr>
          <w:trHeight w:val="816"/>
          <w:jc w:val="center"/>
        </w:trPr>
        <w:tc>
          <w:tcPr>
            <w:tcW w:w="2989" w:type="dxa"/>
            <w:tcBorders>
              <w:tl2br w:val="nil"/>
              <w:tr2bl w:val="nil"/>
            </w:tcBorders>
            <w:shd w:val="clear" w:color="auto" w:fill="EFF3EA"/>
          </w:tcPr>
          <w:p w14:paraId="633FD3FA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bCs/>
                <w:color w:val="000000"/>
                <w:sz w:val="21"/>
              </w:rPr>
            </w:pPr>
            <w:r>
              <w:rPr>
                <w:bCs/>
                <w:color w:val="000000"/>
                <w:sz w:val="21"/>
                <w:lang w:val="zh-Hans"/>
              </w:rPr>
              <w:t>ReqQry</w:t>
            </w:r>
            <w:r>
              <w:rPr>
                <w:bCs/>
                <w:color w:val="000000"/>
                <w:sz w:val="21"/>
                <w:lang w:val="zh-Hans"/>
              </w:rPr>
              <w:t>投资者职位</w:t>
            </w:r>
          </w:p>
        </w:tc>
        <w:tc>
          <w:tcPr>
            <w:tcW w:w="3260" w:type="dxa"/>
            <w:tcBorders>
              <w:tl2br w:val="nil"/>
              <w:tr2bl w:val="nil"/>
            </w:tcBorders>
            <w:shd w:val="clear" w:color="auto" w:fill="EFF3EA"/>
          </w:tcPr>
          <w:p w14:paraId="22B4102A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bCs/>
                <w:color w:val="000000"/>
                <w:sz w:val="21"/>
                <w:lang w:val="zh-Hans"/>
              </w:rPr>
              <w:t>OnRspQry</w:t>
            </w:r>
            <w:r>
              <w:rPr>
                <w:bCs/>
                <w:color w:val="000000"/>
                <w:sz w:val="21"/>
                <w:lang w:val="zh-Hans"/>
              </w:rPr>
              <w:t>投资者位置</w:t>
            </w:r>
          </w:p>
        </w:tc>
        <w:tc>
          <w:tcPr>
            <w:tcW w:w="2693" w:type="dxa"/>
            <w:tcBorders>
              <w:tl2br w:val="nil"/>
              <w:tr2bl w:val="nil"/>
            </w:tcBorders>
            <w:shd w:val="clear" w:color="auto" w:fill="EFF3EA"/>
          </w:tcPr>
          <w:p w14:paraId="70DCD5C6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查询</w:t>
            </w:r>
            <w:r>
              <w:rPr>
                <w:color w:val="000000"/>
                <w:sz w:val="21"/>
                <w:lang w:val="zh-Hans"/>
              </w:rPr>
              <w:t xml:space="preserve"> </w:t>
            </w:r>
            <w:r>
              <w:rPr>
                <w:color w:val="000000"/>
                <w:sz w:val="21"/>
                <w:lang w:val="zh-Hans"/>
              </w:rPr>
              <w:t>位置</w:t>
            </w:r>
            <w:ins w:id="739" w:author="陈学锋" w:date="2018-07-12T20:46:00Z">
              <w:r w:rsidR="00A94D80">
                <w:rPr>
                  <w:color w:val="000000"/>
                  <w:sz w:val="21"/>
                  <w:lang w:val="zh-Hans"/>
                </w:rPr>
                <w:t xml:space="preserve"> </w:t>
              </w:r>
              <w:r w:rsidR="00A94D80">
                <w:rPr>
                  <w:color w:val="000000"/>
                  <w:sz w:val="21"/>
                  <w:lang w:val="zh-Hans"/>
                </w:rPr>
                <w:t>（摘要）</w:t>
              </w:r>
              <w:r w:rsidR="00A94D80">
                <w:rPr>
                  <w:color w:val="000000"/>
                  <w:sz w:val="21"/>
                  <w:lang w:val="zh-Hans"/>
                </w:rPr>
                <w:t xml:space="preserve"> </w:t>
              </w:r>
            </w:ins>
            <w:r>
              <w:rPr>
                <w:color w:val="000000"/>
                <w:sz w:val="21"/>
                <w:lang w:val="zh-Hans"/>
              </w:rPr>
              <w:t>信息</w:t>
            </w:r>
          </w:p>
        </w:tc>
      </w:tr>
      <w:tr w:rsidR="005139C4" w14:paraId="37E10F7E" w14:textId="77777777" w:rsidTr="00821783">
        <w:trPr>
          <w:jc w:val="center"/>
        </w:trPr>
        <w:tc>
          <w:tcPr>
            <w:tcW w:w="2989" w:type="dxa"/>
            <w:tcBorders>
              <w:tl2br w:val="nil"/>
              <w:tr2bl w:val="nil"/>
            </w:tcBorders>
            <w:shd w:val="clear" w:color="auto" w:fill="FFFFFF"/>
          </w:tcPr>
          <w:p w14:paraId="5FF28C34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b/>
                <w:bCs/>
                <w:color w:val="000000"/>
                <w:sz w:val="21"/>
              </w:rPr>
            </w:pPr>
            <w:r>
              <w:rPr>
                <w:bCs/>
                <w:color w:val="000000"/>
                <w:sz w:val="21"/>
                <w:lang w:val="zh-Hans"/>
              </w:rPr>
              <w:t>要求</w:t>
            </w:r>
            <w:r w:rsidR="00FC0059">
              <w:rPr>
                <w:bCs/>
                <w:color w:val="000000"/>
                <w:sz w:val="21"/>
                <w:lang w:val="zh-Hans"/>
              </w:rPr>
              <w:t xml:space="preserve">QryInvestor </w:t>
            </w:r>
            <w:r w:rsidR="00FC0059">
              <w:rPr>
                <w:bCs/>
                <w:color w:val="000000"/>
                <w:sz w:val="21"/>
                <w:lang w:val="zh-Hans"/>
              </w:rPr>
              <w:t>位置</w:t>
            </w:r>
            <w:r w:rsidR="00FC0059">
              <w:rPr>
                <w:bCs/>
                <w:color w:val="000000"/>
                <w:sz w:val="21"/>
                <w:lang w:val="zh-Hans"/>
              </w:rPr>
              <w:t>Detail</w:t>
            </w:r>
          </w:p>
          <w:p w14:paraId="76F99854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b/>
                <w:bCs/>
                <w:color w:val="000000"/>
                <w:sz w:val="21"/>
              </w:rPr>
            </w:pPr>
          </w:p>
        </w:tc>
        <w:tc>
          <w:tcPr>
            <w:tcW w:w="3260" w:type="dxa"/>
            <w:tcBorders>
              <w:tl2br w:val="nil"/>
              <w:tr2bl w:val="nil"/>
            </w:tcBorders>
            <w:shd w:val="clear" w:color="auto" w:fill="FFFFFF"/>
          </w:tcPr>
          <w:p w14:paraId="6055CEDE" w14:textId="77777777" w:rsidR="005139C4" w:rsidRDefault="00FC0059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OnRsp</w:t>
            </w:r>
            <w:r>
              <w:rPr>
                <w:bCs/>
                <w:color w:val="000000"/>
                <w:sz w:val="21"/>
                <w:lang w:val="zh-Hans"/>
              </w:rPr>
              <w:t xml:space="preserve">QryInvestor </w:t>
            </w:r>
            <w:r>
              <w:rPr>
                <w:bCs/>
                <w:color w:val="000000"/>
                <w:sz w:val="21"/>
                <w:lang w:val="zh-Hans"/>
              </w:rPr>
              <w:t>位置</w:t>
            </w:r>
            <w:r>
              <w:rPr>
                <w:bCs/>
                <w:color w:val="000000"/>
                <w:sz w:val="21"/>
                <w:lang w:val="zh-Hans"/>
              </w:rPr>
              <w:t>Detail</w:t>
            </w:r>
          </w:p>
          <w:p w14:paraId="56EDFA55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</w:p>
        </w:tc>
        <w:tc>
          <w:tcPr>
            <w:tcW w:w="2693" w:type="dxa"/>
            <w:tcBorders>
              <w:tl2br w:val="nil"/>
              <w:tr2bl w:val="nil"/>
            </w:tcBorders>
            <w:shd w:val="clear" w:color="auto" w:fill="FFFFFF"/>
          </w:tcPr>
          <w:p w14:paraId="02A96700" w14:textId="77777777" w:rsidR="005139C4" w:rsidRDefault="00FC0059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查询位置详细信息</w:t>
            </w:r>
            <w:r w:rsidR="005139C4">
              <w:rPr>
                <w:color w:val="000000"/>
                <w:sz w:val="21"/>
                <w:lang w:val="zh-Hans"/>
              </w:rPr>
              <w:t xml:space="preserve"> info</w:t>
            </w:r>
          </w:p>
        </w:tc>
      </w:tr>
      <w:tr w:rsidR="005139C4" w14:paraId="00B2ACEA" w14:textId="77777777" w:rsidTr="00821783">
        <w:trPr>
          <w:trHeight w:val="790"/>
          <w:jc w:val="center"/>
        </w:trPr>
        <w:tc>
          <w:tcPr>
            <w:tcW w:w="2989" w:type="dxa"/>
            <w:tcBorders>
              <w:tl2br w:val="nil"/>
              <w:tr2bl w:val="nil"/>
            </w:tcBorders>
            <w:shd w:val="clear" w:color="auto" w:fill="EFF3EA"/>
          </w:tcPr>
          <w:p w14:paraId="501C19DC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b/>
                <w:bCs/>
                <w:color w:val="000000"/>
                <w:sz w:val="21"/>
              </w:rPr>
            </w:pPr>
            <w:r>
              <w:rPr>
                <w:bCs/>
                <w:color w:val="000000"/>
                <w:sz w:val="21"/>
                <w:lang w:val="zh-Hans"/>
              </w:rPr>
              <w:t>ReqQry</w:t>
            </w:r>
            <w:r w:rsidR="00FC0059">
              <w:rPr>
                <w:bCs/>
                <w:color w:val="000000"/>
                <w:sz w:val="21"/>
                <w:lang w:val="zh-Hans"/>
              </w:rPr>
              <w:t>投资者位置组合</w:t>
            </w:r>
            <w:r w:rsidR="00FC0059">
              <w:rPr>
                <w:bCs/>
                <w:color w:val="000000"/>
                <w:sz w:val="21"/>
                <w:lang w:val="zh-Hans"/>
              </w:rPr>
              <w:t>Detail</w:t>
            </w:r>
          </w:p>
          <w:p w14:paraId="6118E988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b/>
                <w:bCs/>
                <w:color w:val="000000"/>
                <w:sz w:val="21"/>
              </w:rPr>
            </w:pPr>
          </w:p>
        </w:tc>
        <w:tc>
          <w:tcPr>
            <w:tcW w:w="3260" w:type="dxa"/>
            <w:tcBorders>
              <w:tl2br w:val="nil"/>
              <w:tr2bl w:val="nil"/>
            </w:tcBorders>
            <w:shd w:val="clear" w:color="auto" w:fill="EFF3EA"/>
          </w:tcPr>
          <w:p w14:paraId="13C3F3BB" w14:textId="77777777" w:rsidR="005139C4" w:rsidRDefault="005139C4" w:rsidP="00821783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OnRsp</w:t>
            </w:r>
            <w:r w:rsidR="00FC0059">
              <w:rPr>
                <w:bCs/>
                <w:color w:val="000000"/>
                <w:sz w:val="21"/>
                <w:lang w:val="zh-Hans"/>
              </w:rPr>
              <w:t>Qry</w:t>
            </w:r>
            <w:r w:rsidR="00FC0059">
              <w:rPr>
                <w:bCs/>
                <w:color w:val="000000"/>
                <w:sz w:val="21"/>
                <w:lang w:val="zh-Hans"/>
              </w:rPr>
              <w:t>投资者位置组合</w:t>
            </w:r>
            <w:r w:rsidR="00FC0059">
              <w:rPr>
                <w:bCs/>
                <w:color w:val="000000"/>
                <w:sz w:val="21"/>
                <w:lang w:val="zh-Hans"/>
              </w:rPr>
              <w:t>Detail</w:t>
            </w:r>
          </w:p>
        </w:tc>
        <w:tc>
          <w:tcPr>
            <w:tcW w:w="2693" w:type="dxa"/>
            <w:tcBorders>
              <w:tl2br w:val="nil"/>
              <w:tr2bl w:val="nil"/>
            </w:tcBorders>
            <w:shd w:val="clear" w:color="auto" w:fill="EFF3EA"/>
          </w:tcPr>
          <w:p w14:paraId="5F6A00EF" w14:textId="77777777" w:rsidR="005139C4" w:rsidRDefault="005139C4" w:rsidP="00FC0059">
            <w:pPr>
              <w:pStyle w:val="a0"/>
              <w:spacing w:beforeLines="0" w:before="0" w:after="0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查询</w:t>
            </w:r>
            <w:r w:rsidR="00FC0059">
              <w:rPr>
                <w:color w:val="000000"/>
                <w:sz w:val="21"/>
                <w:lang w:val="zh-Hans"/>
              </w:rPr>
              <w:t xml:space="preserve"> </w:t>
            </w:r>
            <w:r w:rsidR="00FC0059">
              <w:rPr>
                <w:color w:val="000000"/>
                <w:sz w:val="21"/>
                <w:lang w:val="zh-Hans"/>
              </w:rPr>
              <w:t>位置组合详细信息</w:t>
            </w:r>
            <w:r w:rsidR="00FC0059">
              <w:rPr>
                <w:color w:val="000000"/>
                <w:sz w:val="21"/>
                <w:lang w:val="zh-Hans"/>
              </w:rPr>
              <w:t xml:space="preserve"> </w:t>
            </w:r>
            <w:r w:rsidR="00FC0059">
              <w:rPr>
                <w:color w:val="000000"/>
                <w:sz w:val="21"/>
                <w:lang w:val="zh-Hans"/>
              </w:rPr>
              <w:t>信息</w:t>
            </w:r>
          </w:p>
        </w:tc>
      </w:tr>
    </w:tbl>
    <w:p w14:paraId="61A0498C" w14:textId="77777777" w:rsidR="005139C4" w:rsidRDefault="00B121F1" w:rsidP="005139C4">
      <w:pPr>
        <w:pStyle w:val="a0"/>
        <w:spacing w:before="156"/>
        <w:ind w:firstLineChars="0" w:firstLine="0"/>
        <w:rPr>
          <w:b/>
        </w:rPr>
      </w:pPr>
      <w:bookmarkStart w:id="740" w:name="OLE_LINK165"/>
      <w:bookmarkStart w:id="741" w:name="OLE_LINK166"/>
      <w:r w:rsidRPr="00B121F1">
        <w:rPr>
          <w:b/>
          <w:lang w:val="zh-Hans"/>
        </w:rPr>
        <w:t>[</w:t>
      </w:r>
      <w:r w:rsidRPr="00B121F1">
        <w:rPr>
          <w:b/>
          <w:lang w:val="zh-Hans"/>
        </w:rPr>
        <w:t>位置详细信息</w:t>
      </w:r>
      <w:r w:rsidRPr="00B121F1">
        <w:rPr>
          <w:b/>
          <w:lang w:val="zh-Hans"/>
        </w:rPr>
        <w:t>]</w:t>
      </w:r>
      <w:bookmarkStart w:id="742" w:name="OLE_LINK167"/>
      <w:bookmarkStart w:id="743" w:name="OLE_LINK168"/>
      <w:bookmarkEnd w:id="742"/>
      <w:bookmarkEnd w:id="743"/>
    </w:p>
    <w:bookmarkEnd w:id="740"/>
    <w:bookmarkEnd w:id="741"/>
    <w:p w14:paraId="5D327712" w14:textId="77777777" w:rsidR="00B121F1" w:rsidRDefault="008310A4" w:rsidP="005139C4">
      <w:pPr>
        <w:pStyle w:val="a0"/>
        <w:spacing w:before="156"/>
        <w:ind w:firstLineChars="0" w:firstLine="0"/>
        <w:rPr>
          <w:rFonts w:cs="Calibri"/>
        </w:rPr>
      </w:pPr>
      <w:r>
        <w:rPr>
          <w:lang w:val="zh-Hans"/>
        </w:rPr>
        <w:t>CTP</w:t>
      </w:r>
      <w:bookmarkStart w:id="744" w:name="OLE_LINK163"/>
      <w:bookmarkStart w:id="745" w:name="OLE_LINK164"/>
      <w:r w:rsidR="00512EC4">
        <w:rPr>
          <w:lang w:val="zh-Hans"/>
        </w:rPr>
        <w:t>根据交易所的</w:t>
      </w:r>
      <w:bookmarkEnd w:id="744"/>
      <w:bookmarkEnd w:id="745"/>
      <w:r w:rsidR="00512EC4">
        <w:rPr>
          <w:lang w:val="zh-Hans"/>
        </w:rPr>
        <w:t>犯罪记录</w:t>
      </w:r>
      <w:r>
        <w:rPr>
          <w:lang w:val="zh-Hans"/>
        </w:rPr>
        <w:t>生成仓位详细信息</w:t>
      </w:r>
      <w:r w:rsidR="00512EC4">
        <w:rPr>
          <w:lang w:val="zh-Hans"/>
        </w:rPr>
        <w:t xml:space="preserve"> trading record</w:t>
      </w:r>
      <w:del w:id="746" w:author="陈学锋" w:date="2018-07-12T20:47:00Z">
        <w:r w:rsidR="00512EC4" w:rsidDel="00A94D80">
          <w:rPr>
            <w:lang w:val="zh-Hans"/>
          </w:rPr>
          <w:delText>on the basis of</w:delText>
        </w:r>
      </w:del>
      <w:ins w:id="747" w:author="陈学锋" w:date="2018-07-12T20:47:00Z">
        <w:r w:rsidR="00A94D80">
          <w:rPr>
            <w:lang w:val="zh-Hans"/>
          </w:rPr>
          <w:t>s</w:t>
        </w:r>
      </w:ins>
      <w:r w:rsidR="00512EC4">
        <w:rPr>
          <w:lang w:val="zh-Hans"/>
        </w:rPr>
        <w:t>recor</w:t>
      </w:r>
      <w:ins w:id="748" w:author="陈学锋" w:date="2018-07-12T20:47:00Z">
        <w:r w:rsidR="00A94D80">
          <w:rPr>
            <w:lang w:val="zh-Hans"/>
          </w:rPr>
          <w:t>s</w:t>
        </w:r>
      </w:ins>
      <w:r>
        <w:rPr>
          <w:lang w:val="zh-Hans"/>
        </w:rPr>
        <w:t>d</w:t>
      </w:r>
      <w:ins w:id="749" w:author="陈学锋" w:date="2018-07-12T20:47:00Z">
        <w:r w:rsidR="00A94D80">
          <w:rPr>
            <w:lang w:val="zh-Hans"/>
          </w:rPr>
          <w:t xml:space="preserve"> </w:t>
        </w:r>
      </w:ins>
      <w:r>
        <w:rPr>
          <w:lang w:val="zh-Hans"/>
        </w:rPr>
        <w:t xml:space="preserve"> </w:t>
      </w:r>
      <w:ins w:id="750" w:author="陈学锋" w:date="2018-07-12T20:47:00Z">
        <w:r w:rsidR="00A94D80">
          <w:rPr>
            <w:lang w:val="zh-Hans"/>
          </w:rPr>
          <w:t>s;</w:t>
        </w:r>
      </w:ins>
      <w:r>
        <w:rPr>
          <w:lang w:val="zh-Hans"/>
        </w:rPr>
        <w:t xml:space="preserve"> </w:t>
      </w:r>
      <w:r w:rsidR="00512EC4">
        <w:rPr>
          <w:lang w:val="zh-Hans"/>
        </w:rPr>
        <w:t xml:space="preserve">; </w:t>
      </w:r>
      <w:r w:rsidR="007C6F10">
        <w:rPr>
          <w:lang w:val="zh-Hans"/>
        </w:rPr>
        <w:t>每个记录对应于一个仓位细节</w:t>
      </w:r>
      <w:r w:rsidR="007C6F10">
        <w:rPr>
          <w:lang w:val="zh-Hans"/>
        </w:rPr>
        <w:t xml:space="preserve"> recor</w:t>
      </w:r>
      <w:ins w:id="751" w:author="陈学锋" w:date="2018-07-12T20:47:00Z">
        <w:r w:rsidR="00A94D80">
          <w:rPr>
            <w:lang w:val="zh-Hans"/>
          </w:rPr>
          <w:t>d</w:t>
        </w:r>
      </w:ins>
      <w:r w:rsidR="007C6F10">
        <w:rPr>
          <w:lang w:val="zh-Hans"/>
        </w:rPr>
        <w:t>。</w:t>
      </w:r>
    </w:p>
    <w:p w14:paraId="740ED277" w14:textId="77777777" w:rsidR="007C6F10" w:rsidRDefault="007C6F10" w:rsidP="007C6F10">
      <w:pPr>
        <w:pStyle w:val="a0"/>
        <w:spacing w:before="156"/>
        <w:ind w:firstLineChars="0" w:firstLine="0"/>
        <w:rPr>
          <w:b/>
        </w:rPr>
      </w:pPr>
      <w:bookmarkStart w:id="752" w:name="OLE_LINK169"/>
      <w:bookmarkStart w:id="753" w:name="OLE_LINK170"/>
      <w:r w:rsidRPr="00B121F1">
        <w:rPr>
          <w:b/>
          <w:lang w:val="zh-Hans"/>
        </w:rPr>
        <w:t>[</w:t>
      </w:r>
      <w:r>
        <w:rPr>
          <w:b/>
          <w:lang w:val="zh-Hans"/>
        </w:rPr>
        <w:t>位置</w:t>
      </w:r>
      <w:r>
        <w:rPr>
          <w:b/>
          <w:lang w:val="zh-Hans"/>
        </w:rPr>
        <w:t xml:space="preserve"> </w:t>
      </w:r>
      <w:del w:id="754" w:author="陈学锋" w:date="2018-07-12T20:49:00Z">
        <w:r w:rsidDel="00A94D80">
          <w:rPr>
            <w:b/>
            <w:lang w:val="zh-Hans"/>
          </w:rPr>
          <w:delText>collection</w:delText>
        </w:r>
      </w:del>
      <w:ins w:id="755" w:author="陈学锋" w:date="2018-07-12T20:49:00Z">
        <w:r w:rsidR="00A94D80">
          <w:rPr>
            <w:b/>
            <w:lang w:val="zh-Hans"/>
          </w:rPr>
          <w:t>摘要</w:t>
        </w:r>
      </w:ins>
      <w:r w:rsidRPr="00B121F1">
        <w:rPr>
          <w:b/>
          <w:lang w:val="zh-Hans"/>
        </w:rPr>
        <w:t>]</w:t>
      </w:r>
    </w:p>
    <w:p w14:paraId="77AD12C4" w14:textId="77777777" w:rsidR="007C6F10" w:rsidRDefault="007C6F10" w:rsidP="007C6F10">
      <w:pPr>
        <w:pStyle w:val="a0"/>
        <w:spacing w:before="156"/>
        <w:ind w:firstLineChars="0" w:firstLine="0"/>
        <w:rPr>
          <w:rFonts w:cs="Calibri"/>
        </w:rPr>
      </w:pPr>
      <w:r>
        <w:rPr>
          <w:lang w:val="zh-Hans"/>
        </w:rPr>
        <w:t>CTP</w:t>
      </w:r>
      <w:del w:id="756" w:author="陈学锋" w:date="2018-07-12T20:49:00Z">
        <w:r w:rsidDel="00A94D80">
          <w:rPr>
            <w:lang w:val="zh-Hans"/>
          </w:rPr>
          <w:delText xml:space="preserve">gathers </w:delText>
        </w:r>
      </w:del>
      <w:ins w:id="757" w:author="陈学锋" w:date="2018-07-12T20:49:00Z">
        <w:r w:rsidR="00A94D80">
          <w:rPr>
            <w:lang w:val="zh-Hans"/>
          </w:rPr>
          <w:t>根据合约</w:t>
        </w:r>
      </w:ins>
      <w:r>
        <w:rPr>
          <w:lang w:val="zh-Hans"/>
        </w:rPr>
        <w:t xml:space="preserve"> the </w:t>
      </w:r>
      <w:r w:rsidRPr="007C6F10">
        <w:rPr>
          <w:lang w:val="zh-Hans"/>
        </w:rPr>
        <w:t>、仓位</w:t>
      </w:r>
      <w:bookmarkEnd w:id="752"/>
      <w:bookmarkEnd w:id="753"/>
      <w:r>
        <w:rPr>
          <w:lang w:val="zh-Hans"/>
        </w:rPr>
        <w:t>方向</w:t>
      </w:r>
      <w:ins w:id="758" w:author="陈学锋" w:date="2018-07-12T20:50:00Z">
        <w:r w:rsidR="00A94D80">
          <w:rPr>
            <w:lang w:val="zh-Hans"/>
          </w:rPr>
          <w:t>、</w:t>
        </w:r>
      </w:ins>
      <w:r>
        <w:rPr>
          <w:lang w:val="zh-Hans"/>
        </w:rPr>
        <w:t>开仓日期</w:t>
      </w:r>
      <w:del w:id="759" w:author="陈学锋" w:date="2018-07-12T20:50:00Z">
        <w:r w:rsidDel="00A94D80">
          <w:rPr>
            <w:lang w:val="zh-Hans"/>
          </w:rPr>
          <w:delText>aiming to</w:delText>
        </w:r>
      </w:del>
      <w:ins w:id="760" w:author="陈学锋" w:date="2018-07-12T20:50:00Z">
        <w:r w:rsidR="00A94D80">
          <w:rPr>
            <w:lang w:val="zh-Hans"/>
          </w:rPr>
          <w:t>for</w:t>
        </w:r>
      </w:ins>
      <w:r>
        <w:rPr>
          <w:lang w:val="zh-Hans"/>
        </w:rPr>
        <w:t>（仅适用于</w:t>
      </w:r>
      <w:r>
        <w:rPr>
          <w:lang w:val="zh-Hans"/>
        </w:rPr>
        <w:t>SHFE</w:t>
      </w:r>
      <w:r>
        <w:rPr>
          <w:lang w:val="zh-Hans"/>
        </w:rPr>
        <w:t>，旧仓位和新仓位不同）汇总仓位详细记录。</w:t>
      </w:r>
    </w:p>
    <w:p w14:paraId="45B5ED01" w14:textId="77777777" w:rsidR="007C6F10" w:rsidRDefault="00AD44CE" w:rsidP="007C6F10">
      <w:pPr>
        <w:pStyle w:val="a0"/>
        <w:spacing w:before="156"/>
        <w:ind w:firstLineChars="0" w:firstLine="0"/>
        <w:rPr>
          <w:rFonts w:cs="Calibri"/>
        </w:rPr>
      </w:pPr>
      <w:r>
        <w:rPr>
          <w:lang w:val="zh-Hans"/>
        </w:rPr>
        <w:t>在位置</w:t>
      </w:r>
      <w:r>
        <w:rPr>
          <w:lang w:val="zh-Hans"/>
        </w:rPr>
        <w:t xml:space="preserve"> </w:t>
      </w:r>
      <w:del w:id="761" w:author="陈学锋" w:date="2018-07-12T21:02:00Z">
        <w:r w:rsidDel="00E56AB7">
          <w:rPr>
            <w:lang w:val="zh-Hans"/>
          </w:rPr>
          <w:delText>collection</w:delText>
        </w:r>
      </w:del>
      <w:ins w:id="762" w:author="陈学锋" w:date="2018-07-12T21:02:00Z">
        <w:r w:rsidR="00E56AB7">
          <w:rPr>
            <w:lang w:val="zh-Hans"/>
          </w:rPr>
          <w:t>摘要中</w:t>
        </w:r>
      </w:ins>
      <w:r>
        <w:rPr>
          <w:lang w:val="zh-Hans"/>
        </w:rPr>
        <w:t>：</w:t>
      </w:r>
    </w:p>
    <w:p w14:paraId="6F520651" w14:textId="77777777" w:rsidR="00AD44CE" w:rsidRDefault="00AD44CE" w:rsidP="007C6F10">
      <w:pPr>
        <w:pStyle w:val="a0"/>
        <w:spacing w:before="156"/>
        <w:ind w:firstLineChars="0" w:firstLine="0"/>
        <w:rPr>
          <w:rFonts w:cs="Calibri"/>
        </w:rPr>
      </w:pPr>
      <w:r w:rsidRPr="00AD44CE">
        <w:rPr>
          <w:b/>
          <w:lang w:val="zh-Hans"/>
        </w:rPr>
        <w:t>Yd</w:t>
      </w:r>
      <w:r w:rsidRPr="00AD44CE">
        <w:rPr>
          <w:b/>
          <w:lang w:val="zh-Hans"/>
        </w:rPr>
        <w:t>仓位</w:t>
      </w:r>
      <w:r>
        <w:rPr>
          <w:lang w:val="zh-Hans"/>
        </w:rPr>
        <w:t>量在昨天收盘时间（</w:t>
      </w:r>
      <w:r>
        <w:rPr>
          <w:lang w:val="zh-Hans"/>
        </w:rPr>
        <w:t>≠</w:t>
      </w:r>
      <w:r>
        <w:rPr>
          <w:lang w:val="zh-Hans"/>
        </w:rPr>
        <w:t>当前昨天仓位量，静态，不</w:t>
      </w:r>
      <w:del w:id="763" w:author="陈学锋" w:date="2018-07-12T21:04:00Z">
        <w:r w:rsidDel="00E56AB7">
          <w:rPr>
            <w:lang w:val="zh-Hans"/>
          </w:rPr>
          <w:delText xml:space="preserve">from </w:delText>
        </w:r>
      </w:del>
      <w:ins w:id="764" w:author="陈学锋" w:date="2018-07-12T21:04:00Z">
        <w:r w:rsidR="00E56AB7">
          <w:rPr>
            <w:lang w:val="zh-Hans"/>
          </w:rPr>
          <w:t>因</w:t>
        </w:r>
      </w:ins>
      <w:r>
        <w:rPr>
          <w:lang w:val="zh-Hans"/>
        </w:rPr>
        <w:t>当天开盘和</w:t>
      </w:r>
      <w:ins w:id="765" w:author="陈学锋" w:date="2018-07-12T21:04:00Z">
        <w:r w:rsidR="00E56AB7">
          <w:rPr>
            <w:lang w:val="zh-Hans"/>
          </w:rPr>
          <w:t>收盘而变化</w:t>
        </w:r>
      </w:ins>
      <w:r>
        <w:rPr>
          <w:lang w:val="zh-Hans"/>
        </w:rPr>
        <w:t>）</w:t>
      </w:r>
    </w:p>
    <w:p w14:paraId="38C95227" w14:textId="77777777" w:rsidR="00AD44CE" w:rsidRDefault="00AD44CE" w:rsidP="007C6F10">
      <w:pPr>
        <w:pStyle w:val="a0"/>
        <w:spacing w:before="156"/>
        <w:ind w:firstLineChars="0" w:firstLine="0"/>
        <w:rPr>
          <w:rFonts w:cs="Calibri"/>
        </w:rPr>
      </w:pPr>
      <w:r w:rsidRPr="00AD44CE">
        <w:rPr>
          <w:b/>
          <w:lang w:val="zh-Hans"/>
        </w:rPr>
        <w:t>定位</w:t>
      </w:r>
      <w:r>
        <w:rPr>
          <w:lang w:val="zh-Hans"/>
        </w:rPr>
        <w:t xml:space="preserve">  </w:t>
      </w:r>
      <w:r>
        <w:rPr>
          <w:lang w:val="zh-Hans"/>
        </w:rPr>
        <w:t>当前</w:t>
      </w:r>
      <w:r>
        <w:rPr>
          <w:lang w:val="zh-Hans"/>
        </w:rPr>
        <w:t xml:space="preserve"> </w:t>
      </w:r>
      <w:proofErr w:type="gramStart"/>
      <w:r>
        <w:rPr>
          <w:lang w:val="zh-Hans"/>
        </w:rPr>
        <w:t>仓位</w:t>
      </w:r>
      <w:proofErr w:type="gramEnd"/>
      <w:r>
        <w:rPr>
          <w:lang w:val="zh-Hans"/>
        </w:rPr>
        <w:t>金额</w:t>
      </w:r>
    </w:p>
    <w:p w14:paraId="1E617E68" w14:textId="77777777" w:rsidR="00AD44CE" w:rsidRDefault="00AD44CE" w:rsidP="007C6F10">
      <w:pPr>
        <w:pStyle w:val="a0"/>
        <w:spacing w:before="156"/>
        <w:ind w:firstLineChars="0" w:firstLine="0"/>
        <w:rPr>
          <w:rFonts w:cs="Calibri"/>
        </w:rPr>
      </w:pPr>
      <w:r>
        <w:rPr>
          <w:b/>
          <w:lang w:val="zh-Hans"/>
        </w:rPr>
        <w:t>今天</w:t>
      </w:r>
      <w:proofErr w:type="gramStart"/>
      <w:r w:rsidRPr="00AD44CE">
        <w:rPr>
          <w:b/>
          <w:lang w:val="zh-Hans"/>
        </w:rPr>
        <w:t>仓位</w:t>
      </w:r>
      <w:proofErr w:type="gramEnd"/>
      <w:r>
        <w:rPr>
          <w:lang w:val="zh-Hans"/>
        </w:rPr>
        <w:t xml:space="preserve">  today</w:t>
      </w:r>
      <w:r>
        <w:rPr>
          <w:lang w:val="zh-Hans"/>
        </w:rPr>
        <w:t>今天的新</w:t>
      </w:r>
      <w:r>
        <w:rPr>
          <w:lang w:val="zh-Hans"/>
        </w:rPr>
        <w:t>s</w:t>
      </w:r>
      <w:r>
        <w:rPr>
          <w:lang w:val="zh-Hans"/>
        </w:rPr>
        <w:t>开仓量</w:t>
      </w:r>
    </w:p>
    <w:p w14:paraId="1D3B2643" w14:textId="77777777" w:rsidR="00AD44CE" w:rsidRDefault="00AD44CE" w:rsidP="007C6F10">
      <w:pPr>
        <w:pStyle w:val="a0"/>
        <w:spacing w:before="156"/>
        <w:ind w:firstLineChars="0" w:firstLine="0"/>
        <w:rPr>
          <w:b/>
        </w:rPr>
      </w:pPr>
      <w:r>
        <w:rPr>
          <w:lang w:val="zh-Hans"/>
        </w:rPr>
        <w:t xml:space="preserve">Current </w:t>
      </w:r>
      <w:r>
        <w:rPr>
          <w:lang w:val="zh-Hans"/>
        </w:rPr>
        <w:t>昨天的位置</w:t>
      </w:r>
      <w:r>
        <w:rPr>
          <w:lang w:val="zh-Hans"/>
        </w:rPr>
        <w:t xml:space="preserve"> =  </w:t>
      </w:r>
      <w:r w:rsidR="001E03B6">
        <w:rPr>
          <w:lang w:val="zh-Hans"/>
        </w:rPr>
        <w:t>∑</w:t>
      </w:r>
      <w:r w:rsidR="001E03B6">
        <w:rPr>
          <w:lang w:val="zh-Hans"/>
        </w:rPr>
        <w:t>位置</w:t>
      </w:r>
      <w:r w:rsidR="001E03B6">
        <w:rPr>
          <w:lang w:val="zh-Hans"/>
        </w:rPr>
        <w:t xml:space="preserve"> - ∑</w:t>
      </w:r>
      <w:r w:rsidR="001E03B6">
        <w:rPr>
          <w:lang w:val="zh-Hans"/>
        </w:rPr>
        <w:t>今天位置</w:t>
      </w:r>
    </w:p>
    <w:p w14:paraId="0137A0F3" w14:textId="77777777" w:rsidR="001E03B6" w:rsidRDefault="001E03B6" w:rsidP="001E03B6">
      <w:pPr>
        <w:pStyle w:val="a0"/>
        <w:spacing w:before="156"/>
        <w:ind w:firstLineChars="0" w:firstLine="0"/>
        <w:rPr>
          <w:b/>
        </w:rPr>
      </w:pPr>
      <w:r w:rsidRPr="00B121F1">
        <w:rPr>
          <w:b/>
          <w:lang w:val="zh-Hans"/>
        </w:rPr>
        <w:t>[</w:t>
      </w:r>
      <w:r>
        <w:rPr>
          <w:b/>
          <w:lang w:val="zh-Hans"/>
        </w:rPr>
        <w:t>位置</w:t>
      </w:r>
      <w:r>
        <w:rPr>
          <w:b/>
          <w:lang w:val="zh-Hans"/>
        </w:rPr>
        <w:t xml:space="preserve"> </w:t>
      </w:r>
      <w:del w:id="766" w:author="陈学锋" w:date="2018-07-12T21:07:00Z">
        <w:r w:rsidDel="00E56AB7">
          <w:rPr>
            <w:b/>
            <w:lang w:val="zh-Hans"/>
          </w:rPr>
          <w:delText>collection</w:delText>
        </w:r>
      </w:del>
      <w:ins w:id="767" w:author="陈学锋" w:date="2018-07-12T21:07:00Z">
        <w:r w:rsidR="00E56AB7">
          <w:rPr>
            <w:b/>
            <w:lang w:val="zh-Hans"/>
          </w:rPr>
          <w:t>组合详细信息</w:t>
        </w:r>
      </w:ins>
      <w:r w:rsidRPr="00B121F1">
        <w:rPr>
          <w:b/>
          <w:lang w:val="zh-Hans"/>
        </w:rPr>
        <w:t>]</w:t>
      </w:r>
    </w:p>
    <w:p w14:paraId="4E263E21" w14:textId="77777777" w:rsidR="007C6F10" w:rsidRPr="001E03B6" w:rsidRDefault="003813CA" w:rsidP="001E03B6">
      <w:pPr>
        <w:pStyle w:val="a0"/>
        <w:spacing w:before="156"/>
        <w:ind w:firstLineChars="0" w:firstLine="0"/>
        <w:rPr>
          <w:b/>
        </w:rPr>
      </w:pPr>
      <w:r>
        <w:rPr>
          <w:lang w:val="zh-Hans"/>
        </w:rPr>
        <w:t>仅适用于</w:t>
      </w:r>
      <w:del w:id="768" w:author="陈学锋" w:date="2018-07-12T21:07:00Z">
        <w:r w:rsidDel="00E56AB7">
          <w:rPr>
            <w:lang w:val="zh-Hans"/>
          </w:rPr>
          <w:delText>aiming to</w:delText>
        </w:r>
      </w:del>
      <w:ins w:id="769" w:author="陈学锋" w:date="2018-07-12T21:07:00Z">
        <w:r w:rsidR="00E56AB7">
          <w:rPr>
            <w:lang w:val="zh-Hans"/>
          </w:rPr>
          <w:t>组合</w:t>
        </w:r>
      </w:ins>
      <w:del w:id="770" w:author="陈学锋" w:date="2018-07-12T21:07:00Z">
        <w:r w:rsidDel="00E56AB7">
          <w:rPr>
            <w:lang w:val="zh-Hans"/>
          </w:rPr>
          <w:delText xml:space="preserve">the </w:delText>
        </w:r>
      </w:del>
      <w:r>
        <w:rPr>
          <w:lang w:val="zh-Hans"/>
        </w:rPr>
        <w:t>合同</w:t>
      </w:r>
      <w:ins w:id="771" w:author="陈学锋" w:date="2018-07-12T21:07:00Z">
        <w:r w:rsidR="00E56AB7">
          <w:rPr>
            <w:lang w:val="zh-Hans"/>
          </w:rPr>
          <w:t>的</w:t>
        </w:r>
      </w:ins>
      <w:r>
        <w:rPr>
          <w:lang w:val="zh-Hans"/>
        </w:rPr>
        <w:t xml:space="preserve">' </w:t>
      </w:r>
      <w:del w:id="772" w:author="陈学锋" w:date="2018-07-12T21:07:00Z">
        <w:r w:rsidDel="00E56AB7">
          <w:rPr>
            <w:lang w:val="zh-Hans"/>
          </w:rPr>
          <w:delText>s</w:delText>
        </w:r>
      </w:del>
      <w:r>
        <w:rPr>
          <w:lang w:val="zh-Hans"/>
        </w:rPr>
        <w:t>位置详细信息记录</w:t>
      </w:r>
      <w:ins w:id="773" w:author="陈学锋" w:date="2018-07-12T21:07:00Z">
        <w:r w:rsidR="00E56AB7">
          <w:rPr>
            <w:lang w:val="zh-Hans"/>
          </w:rPr>
          <w:t>s</w:t>
        </w:r>
      </w:ins>
    </w:p>
    <w:p w14:paraId="2C2A4624" w14:textId="77777777" w:rsidR="00274F8B" w:rsidRDefault="00F9769E">
      <w:pPr>
        <w:pStyle w:val="2"/>
        <w:numPr>
          <w:ilvl w:val="1"/>
          <w:numId w:val="2"/>
        </w:numPr>
      </w:pPr>
      <w:r>
        <w:rPr>
          <w:lang w:val="zh-Hans"/>
        </w:rPr>
        <w:t>订单</w:t>
      </w:r>
      <w:r>
        <w:rPr>
          <w:lang w:val="zh-Hans"/>
        </w:rPr>
        <w:t xml:space="preserve"> </w:t>
      </w:r>
      <w:r>
        <w:rPr>
          <w:lang w:val="zh-Hans"/>
        </w:rPr>
        <w:t>处理</w:t>
      </w:r>
      <w:r>
        <w:rPr>
          <w:lang w:val="zh-Hans"/>
        </w:rPr>
        <w:t xml:space="preserve"> </w:t>
      </w:r>
      <w:r>
        <w:rPr>
          <w:lang w:val="zh-Hans"/>
        </w:rPr>
        <w:t>流程</w:t>
      </w:r>
      <w:bookmarkEnd w:id="734"/>
      <w:bookmarkEnd w:id="735"/>
    </w:p>
    <w:p w14:paraId="6CD1A353" w14:textId="77777777" w:rsidR="00274F8B" w:rsidRDefault="003822AC">
      <w:pPr>
        <w:rPr>
          <w:rFonts w:cs="Calibri"/>
        </w:rPr>
      </w:pPr>
      <w:r>
        <w:rPr>
          <w:rFonts w:cs="Calibri" w:hint="eastAsia"/>
          <w:noProof/>
        </w:rPr>
        <w:lastRenderedPageBreak/>
        <w:drawing>
          <wp:inline distT="0" distB="0" distL="0" distR="0" wp14:anchorId="6EE45AC8" wp14:editId="497BA23E">
            <wp:extent cx="6010275" cy="7772400"/>
            <wp:effectExtent l="0" t="0" r="9525" b="0"/>
            <wp:docPr id="15" name="图片 208" descr="报单流程图-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8" descr="报单流程图-英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9599" w14:textId="77777777" w:rsidR="00274F8B" w:rsidRDefault="00274F8B">
      <w:pPr>
        <w:rPr>
          <w:rFonts w:cs="Calibri"/>
        </w:rPr>
      </w:pPr>
    </w:p>
    <w:p w14:paraId="0A3EDE89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交易终端通过交易</w:t>
      </w:r>
      <w:ins w:id="774" w:author="陈学锋" w:date="2018-07-12T21:08:00Z">
        <w:r w:rsidR="00E56AB7">
          <w:rPr>
            <w:lang w:val="zh-Hans"/>
          </w:rPr>
          <w:t>API</w:t>
        </w:r>
      </w:ins>
      <w:r>
        <w:rPr>
          <w:lang w:val="zh-Hans"/>
        </w:rPr>
        <w:t>向</w:t>
      </w:r>
      <w:r>
        <w:rPr>
          <w:lang w:val="zh-Hans"/>
        </w:rPr>
        <w:t xml:space="preserve"> Trading  Front-End </w:t>
      </w:r>
      <w:r>
        <w:rPr>
          <w:lang w:val="zh-Hans"/>
        </w:rPr>
        <w:t>提交订单请求。</w:t>
      </w:r>
    </w:p>
    <w:p w14:paraId="28EBD9FB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主合成器从交易</w:t>
      </w:r>
      <w:ins w:id="775" w:author="陈学锋" w:date="2018-07-12T21:09:00Z">
        <w:r w:rsidR="00E56AB7">
          <w:rPr>
            <w:lang w:val="zh-Hans"/>
          </w:rPr>
          <w:t>前端</w:t>
        </w:r>
      </w:ins>
      <w:r>
        <w:rPr>
          <w:lang w:val="zh-Hans"/>
        </w:rPr>
        <w:t xml:space="preserve"> </w:t>
      </w:r>
      <w:r>
        <w:rPr>
          <w:lang w:val="zh-Hans"/>
        </w:rPr>
        <w:t>订阅交易请求。</w:t>
      </w:r>
      <w:r>
        <w:rPr>
          <w:lang w:val="zh-Hans"/>
        </w:rPr>
        <w:t xml:space="preserve"> </w:t>
      </w:r>
    </w:p>
    <w:p w14:paraId="7B162C1A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lastRenderedPageBreak/>
        <w:t>主合成器将事务序列发送到下级合成器进行确认。</w:t>
      </w:r>
    </w:p>
    <w:p w14:paraId="1CA6CAF2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收到要确认的数据包后，下级合成器将</w:t>
      </w:r>
      <w:r>
        <w:rPr>
          <w:lang w:val="zh-Hans"/>
        </w:rPr>
        <w:t xml:space="preserve"> </w:t>
      </w:r>
      <w:del w:id="776" w:author="陈学锋" w:date="2018-07-12T21:09:00Z">
        <w:r w:rsidDel="00E56AB7">
          <w:rPr>
            <w:lang w:val="zh-Hans"/>
          </w:rPr>
          <w:delText xml:space="preserve">relative </w:delText>
        </w:r>
      </w:del>
      <w:ins w:id="777" w:author="陈学锋" w:date="2018-07-12T21:09:00Z">
        <w:r w:rsidR="00E56AB7">
          <w:rPr>
            <w:lang w:val="zh-Hans"/>
          </w:rPr>
          <w:t>相关</w:t>
        </w:r>
        <w:r w:rsidR="00E56AB7">
          <w:rPr>
            <w:lang w:val="zh-Hans"/>
          </w:rPr>
          <w:t xml:space="preserve"> </w:t>
        </w:r>
      </w:ins>
      <w:r>
        <w:rPr>
          <w:lang w:val="zh-Hans"/>
        </w:rPr>
        <w:t>数据包写入流文件并立即返回确认消息。</w:t>
      </w:r>
    </w:p>
    <w:p w14:paraId="45C4762A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交易内核从主合成器订阅交易序列。</w:t>
      </w:r>
    </w:p>
    <w:p w14:paraId="1CF5F157" w14:textId="77777777" w:rsidR="00274F8B" w:rsidRDefault="00F9769E">
      <w:pPr>
        <w:pStyle w:val="19"/>
        <w:numPr>
          <w:ilvl w:val="0"/>
          <w:numId w:val="9"/>
        </w:numPr>
      </w:pPr>
      <w:r>
        <w:rPr>
          <w:lang w:val="zh-Hans"/>
        </w:rPr>
        <w:t>交易</w:t>
      </w:r>
      <w:r>
        <w:rPr>
          <w:lang w:val="zh-Hans"/>
        </w:rPr>
        <w:t xml:space="preserve"> </w:t>
      </w:r>
      <w:r>
        <w:rPr>
          <w:lang w:val="zh-Hans"/>
        </w:rPr>
        <w:t>内核</w:t>
      </w:r>
      <w:r>
        <w:rPr>
          <w:lang w:val="zh-Hans"/>
        </w:rPr>
        <w:t xml:space="preserve"> </w:t>
      </w:r>
      <w:r>
        <w:rPr>
          <w:lang w:val="zh-Hans"/>
        </w:rPr>
        <w:t>在收到交易顺序后对其进行验证。如果出现任何错误</w:t>
      </w:r>
      <w:r>
        <w:rPr>
          <w:lang w:val="zh-Hans"/>
        </w:rPr>
        <w:t xml:space="preserve"> </w:t>
      </w:r>
      <w:r>
        <w:rPr>
          <w:lang w:val="zh-Hans"/>
        </w:rPr>
        <w:t>，交易</w:t>
      </w:r>
      <w:r>
        <w:rPr>
          <w:lang w:val="zh-Hans"/>
        </w:rPr>
        <w:t xml:space="preserve"> </w:t>
      </w:r>
      <w:r>
        <w:rPr>
          <w:lang w:val="zh-Hans"/>
        </w:rPr>
        <w:t>内核将返回一个订单响应，并收到错误消息到交易前端。然后交易前端立即将消息转移到交易终端。如果</w:t>
      </w:r>
      <w:r>
        <w:rPr>
          <w:lang w:val="zh-Hans"/>
        </w:rPr>
        <w:t xml:space="preserve"> </w:t>
      </w:r>
      <w:r>
        <w:rPr>
          <w:lang w:val="zh-Hans"/>
        </w:rPr>
        <w:t>请求</w:t>
      </w:r>
      <w:r>
        <w:rPr>
          <w:lang w:val="zh-Hans"/>
        </w:rPr>
        <w:t xml:space="preserve"> </w:t>
      </w:r>
      <w:r>
        <w:rPr>
          <w:lang w:val="zh-Hans"/>
        </w:rPr>
        <w:t>是</w:t>
      </w:r>
      <w:r>
        <w:rPr>
          <w:lang w:val="zh-Hans"/>
        </w:rPr>
        <w:t xml:space="preserve"> </w:t>
      </w:r>
      <w:del w:id="778" w:author="陈学锋" w:date="2018-07-12T21:16:00Z">
        <w:r w:rsidDel="00D24C45">
          <w:rPr>
            <w:lang w:val="zh-Hans"/>
          </w:rPr>
          <w:delText>legal</w:delText>
        </w:r>
      </w:del>
      <w:ins w:id="779" w:author="陈学锋" w:date="2018-07-12T21:16:00Z">
        <w:r w:rsidR="00D24C45">
          <w:rPr>
            <w:lang w:val="zh-Hans"/>
          </w:rPr>
          <w:t>合法</w:t>
        </w:r>
      </w:ins>
      <w:r>
        <w:rPr>
          <w:lang w:val="zh-Hans"/>
        </w:rPr>
        <w:t xml:space="preserve"> </w:t>
      </w:r>
      <w:r>
        <w:rPr>
          <w:lang w:val="zh-Hans"/>
        </w:rPr>
        <w:t>交易请求，</w:t>
      </w:r>
      <w:r>
        <w:rPr>
          <w:lang w:val="zh-Hans"/>
        </w:rPr>
        <w:t xml:space="preserve"> </w:t>
      </w:r>
      <w:r>
        <w:rPr>
          <w:lang w:val="zh-Hans"/>
        </w:rPr>
        <w:t>交易内核</w:t>
      </w:r>
      <w:r>
        <w:rPr>
          <w:lang w:val="zh-Hans"/>
        </w:rPr>
        <w:t xml:space="preserve"> </w:t>
      </w:r>
      <w:r>
        <w:rPr>
          <w:lang w:val="zh-Hans"/>
        </w:rPr>
        <w:t>也将返回对交易前端的响应，但此响应不会返回到交易终端。</w:t>
      </w:r>
    </w:p>
    <w:p w14:paraId="22386668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此步骤有两种情况：</w:t>
      </w:r>
      <w:r>
        <w:rPr>
          <w:lang w:val="zh-Hans"/>
        </w:rPr>
        <w:t xml:space="preserve"> 1. </w:t>
      </w:r>
      <w:r>
        <w:rPr>
          <w:lang w:val="zh-Hans"/>
        </w:rPr>
        <w:t>如果交易前端收到错误订单响应，</w:t>
      </w:r>
      <w:r>
        <w:rPr>
          <w:lang w:val="zh-Hans"/>
        </w:rPr>
        <w:t xml:space="preserve"> </w:t>
      </w:r>
      <w:r>
        <w:rPr>
          <w:lang w:val="zh-Hans"/>
        </w:rPr>
        <w:t>它将通过对话框模式将包发送到交易终端。</w:t>
      </w:r>
      <w:r>
        <w:rPr>
          <w:lang w:val="zh-Hans"/>
        </w:rPr>
        <w:t xml:space="preserve">2. </w:t>
      </w:r>
      <w:r>
        <w:rPr>
          <w:lang w:val="zh-Hans"/>
        </w:rPr>
        <w:t>如果响应消息正确，交易前端通过专用模式立即返回相应的订单到交易终端（步骤</w:t>
      </w:r>
      <w:r>
        <w:rPr>
          <w:lang w:val="zh-Hans"/>
        </w:rPr>
        <w:t>8</w:t>
      </w:r>
      <w:r>
        <w:rPr>
          <w:lang w:val="zh-Hans"/>
        </w:rPr>
        <w:t>，从交易前端到交易终端）。</w:t>
      </w:r>
    </w:p>
    <w:p w14:paraId="68BD686A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此步骤有</w:t>
      </w:r>
      <w:del w:id="780" w:author="陈学锋" w:date="2018-07-12T21:18:00Z">
        <w:r w:rsidDel="00D24C45">
          <w:rPr>
            <w:lang w:val="zh-Hans"/>
          </w:rPr>
          <w:delText xml:space="preserve">progresses </w:delText>
        </w:r>
      </w:del>
      <w:ins w:id="781" w:author="陈学锋" w:date="2018-07-12T21:18:00Z">
        <w:r w:rsidR="00D24C45">
          <w:rPr>
            <w:lang w:val="zh-Hans"/>
          </w:rPr>
          <w:t>两</w:t>
        </w:r>
      </w:ins>
      <w:r>
        <w:rPr>
          <w:lang w:val="zh-Hans"/>
        </w:rPr>
        <w:t>个过程：</w:t>
      </w:r>
      <w:r>
        <w:rPr>
          <w:lang w:val="zh-Hans"/>
        </w:rPr>
        <w:t>1</w:t>
      </w:r>
      <w:r>
        <w:rPr>
          <w:lang w:val="zh-Hans"/>
        </w:rPr>
        <w:t>。收到</w:t>
      </w:r>
      <w:ins w:id="782" w:author="陈学锋" w:date="2018-07-12T21:18:00Z">
        <w:r w:rsidR="00D24C45">
          <w:rPr>
            <w:lang w:val="zh-Hans"/>
          </w:rPr>
          <w:t>来自</w:t>
        </w:r>
      </w:ins>
      <w:r>
        <w:rPr>
          <w:lang w:val="zh-Hans"/>
        </w:rPr>
        <w:t>交易内核的订单返回后，交易前端通过专用模式将订单返回发送到交易终端。</w:t>
      </w:r>
      <w:r>
        <w:rPr>
          <w:lang w:val="zh-Hans"/>
        </w:rPr>
        <w:t xml:space="preserve">2. </w:t>
      </w:r>
      <w:r>
        <w:rPr>
          <w:lang w:val="zh-Hans"/>
        </w:rPr>
        <w:t>将第一个订单返回到交易前端后，交易内核将生成</w:t>
      </w:r>
      <w:r>
        <w:rPr>
          <w:lang w:val="zh-Hans"/>
        </w:rPr>
        <w:t>a</w:t>
      </w:r>
      <w:r>
        <w:rPr>
          <w:lang w:val="zh-Hans"/>
        </w:rPr>
        <w:t>请求包</w:t>
      </w:r>
      <w:del w:id="783" w:author="陈学锋" w:date="2018-07-12T21:19:00Z">
        <w:r w:rsidDel="00D24C45">
          <w:rPr>
            <w:lang w:val="zh-Hans"/>
          </w:rPr>
          <w:delText>for requesting</w:delText>
        </w:r>
      </w:del>
      <w:ins w:id="784" w:author="陈学锋" w:date="2018-07-12T21:19:00Z">
        <w:r w:rsidR="00D24C45">
          <w:rPr>
            <w:lang w:val="zh-Hans"/>
          </w:rPr>
          <w:t>，请求</w:t>
        </w:r>
      </w:ins>
      <w:r>
        <w:rPr>
          <w:lang w:val="zh-Hans"/>
        </w:rPr>
        <w:t>订单插入</w:t>
      </w:r>
      <w:ins w:id="785" w:author="陈学锋" w:date="2018-07-12T21:19:00Z">
        <w:r w:rsidR="00D24C45">
          <w:rPr>
            <w:lang w:val="zh-Hans"/>
          </w:rPr>
          <w:t>离子</w:t>
        </w:r>
      </w:ins>
      <w:r>
        <w:rPr>
          <w:lang w:val="zh-Hans"/>
        </w:rPr>
        <w:t>并将其发送到</w:t>
      </w:r>
      <w:r>
        <w:rPr>
          <w:lang w:val="zh-Hans"/>
        </w:rPr>
        <w:t xml:space="preserve">to the </w:t>
      </w:r>
      <w:r>
        <w:rPr>
          <w:lang w:val="zh-Hans"/>
        </w:rPr>
        <w:t>交易所。包裹将过帐</w:t>
      </w:r>
      <w:del w:id="786" w:author="陈学锋" w:date="2018-07-12T21:20:00Z">
        <w:r w:rsidDel="00D24C45">
          <w:rPr>
            <w:lang w:val="zh-Hans"/>
          </w:rPr>
          <w:delText>subscribed by</w:delText>
        </w:r>
      </w:del>
      <w:ins w:id="787" w:author="陈学锋" w:date="2018-07-12T21:20:00Z">
        <w:r w:rsidR="00D24C45">
          <w:rPr>
            <w:lang w:val="zh-Hans"/>
          </w:rPr>
          <w:t>到</w:t>
        </w:r>
      </w:ins>
      <w:r>
        <w:rPr>
          <w:lang w:val="zh-Hans"/>
        </w:rPr>
        <w:t>优惠管理器。</w:t>
      </w:r>
      <w:r>
        <w:rPr>
          <w:lang w:val="zh-Hans"/>
        </w:rPr>
        <w:t xml:space="preserve"> </w:t>
      </w:r>
    </w:p>
    <w:p w14:paraId="455B9308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收到</w:t>
      </w:r>
      <w:del w:id="788" w:author="陈学锋" w:date="2018-07-12T21:20:00Z">
        <w:r w:rsidDel="00D24C45">
          <w:rPr>
            <w:lang w:val="zh-Hans"/>
          </w:rPr>
          <w:delText xml:space="preserve">subscribing </w:delText>
        </w:r>
      </w:del>
      <w:ins w:id="789" w:author="陈学锋" w:date="2018-07-12T21:20:00Z">
        <w:r w:rsidR="00D24C45">
          <w:rPr>
            <w:lang w:val="zh-Hans"/>
          </w:rPr>
          <w:t>订单</w:t>
        </w:r>
      </w:ins>
      <w:r>
        <w:rPr>
          <w:lang w:val="zh-Hans"/>
        </w:rPr>
        <w:t>插入离子</w:t>
      </w:r>
      <w:ins w:id="790" w:author="陈学锋" w:date="2018-07-12T21:20:00Z">
        <w:r w:rsidR="00D24C45">
          <w:rPr>
            <w:lang w:val="zh-Hans"/>
          </w:rPr>
          <w:t>ion</w:t>
        </w:r>
      </w:ins>
      <w:r>
        <w:rPr>
          <w:lang w:val="zh-Hans"/>
        </w:rPr>
        <w:t>请求后，报价管理器将包裹转发到相应的</w:t>
      </w:r>
      <w:ins w:id="791" w:author="陈学锋" w:date="2018-07-12T21:20:00Z">
        <w:r w:rsidR="00D24C45">
          <w:rPr>
            <w:lang w:val="zh-Hans"/>
          </w:rPr>
          <w:t>要</w:t>
        </w:r>
      </w:ins>
      <w:r>
        <w:rPr>
          <w:lang w:val="zh-Hans"/>
        </w:rPr>
        <w:t>约</w:t>
      </w:r>
      <w:del w:id="792" w:author="陈学锋" w:date="2018-07-12T21:22:00Z">
        <w:r w:rsidDel="003F5D1B">
          <w:rPr>
            <w:lang w:val="zh-Hans"/>
          </w:rPr>
          <w:delText>offer</w:delText>
        </w:r>
      </w:del>
      <w:ins w:id="793" w:author="陈学锋" w:date="2018-07-12T21:22:00Z">
        <w:r w:rsidR="003F5D1B">
          <w:rPr>
            <w:lang w:val="zh-Hans"/>
          </w:rPr>
          <w:t>Offer</w:t>
        </w:r>
      </w:ins>
      <w:r>
        <w:rPr>
          <w:lang w:val="zh-Hans"/>
        </w:rPr>
        <w:t>。</w:t>
      </w:r>
    </w:p>
    <w:p w14:paraId="652482A7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从报价经理那里收到包裹的</w:t>
      </w:r>
      <w:r>
        <w:rPr>
          <w:lang w:val="zh-Hans"/>
        </w:rPr>
        <w:t>fter</w:t>
      </w:r>
      <w:r>
        <w:rPr>
          <w:lang w:val="zh-Hans"/>
        </w:rPr>
        <w:t>，即他通过交易所</w:t>
      </w:r>
      <w:r>
        <w:rPr>
          <w:lang w:val="zh-Hans"/>
        </w:rPr>
        <w:t xml:space="preserve">the </w:t>
      </w:r>
      <w:r>
        <w:rPr>
          <w:lang w:val="zh-Hans"/>
        </w:rPr>
        <w:t>的贸易</w:t>
      </w:r>
      <w:r>
        <w:rPr>
          <w:lang w:val="zh-Hans"/>
        </w:rPr>
        <w:t>API</w:t>
      </w:r>
      <w:r>
        <w:rPr>
          <w:lang w:val="zh-Hans"/>
        </w:rPr>
        <w:t>将订单发送到</w:t>
      </w:r>
      <w:r>
        <w:rPr>
          <w:lang w:val="zh-Hans"/>
        </w:rPr>
        <w:t xml:space="preserve">s </w:t>
      </w:r>
      <w:r>
        <w:rPr>
          <w:lang w:val="zh-Hans"/>
        </w:rPr>
        <w:t>交易所。</w:t>
      </w:r>
    </w:p>
    <w:p w14:paraId="44B53E53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优惠通过交易所的交易</w:t>
      </w:r>
      <w:r>
        <w:rPr>
          <w:lang w:val="zh-Hans"/>
        </w:rPr>
        <w:t xml:space="preserve"> API </w:t>
      </w:r>
      <w:r>
        <w:rPr>
          <w:lang w:val="zh-Hans"/>
        </w:rPr>
        <w:t>从交易所的交易前端接收订单回报、</w:t>
      </w:r>
      <w:r>
        <w:rPr>
          <w:lang w:val="zh-Hans"/>
        </w:rPr>
        <w:t xml:space="preserve"> </w:t>
      </w:r>
      <w:r>
        <w:rPr>
          <w:lang w:val="zh-Hans"/>
        </w:rPr>
        <w:t>交易回报或错误订单响应。</w:t>
      </w:r>
    </w:p>
    <w:p w14:paraId="7824C114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优惠收集所有订单回报，交易者回报和订单响应</w:t>
      </w:r>
      <w:r>
        <w:rPr>
          <w:lang w:val="zh-Hans"/>
        </w:rPr>
        <w:t xml:space="preserve"> </w:t>
      </w:r>
      <w:r>
        <w:rPr>
          <w:lang w:val="zh-Hans"/>
        </w:rPr>
        <w:t>从</w:t>
      </w:r>
      <w:r>
        <w:rPr>
          <w:lang w:val="zh-Hans"/>
        </w:rPr>
        <w:t xml:space="preserve"> </w:t>
      </w:r>
      <w:r>
        <w:rPr>
          <w:lang w:val="zh-Hans"/>
        </w:rPr>
        <w:t>交易所，并感性他们</w:t>
      </w:r>
      <w:r>
        <w:rPr>
          <w:lang w:val="zh-Hans"/>
        </w:rPr>
        <w:t xml:space="preserve"> </w:t>
      </w:r>
      <w:r>
        <w:rPr>
          <w:lang w:val="zh-Hans"/>
        </w:rPr>
        <w:t>到报价经理。</w:t>
      </w:r>
      <w:r>
        <w:rPr>
          <w:lang w:val="zh-Hans"/>
        </w:rPr>
        <w:t xml:space="preserve"> </w:t>
      </w:r>
    </w:p>
    <w:p w14:paraId="35100EAF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主合成器从</w:t>
      </w:r>
      <w:del w:id="794" w:author="陈学锋" w:date="2018-07-12T21:23:00Z">
        <w:r w:rsidDel="003F5D1B">
          <w:rPr>
            <w:lang w:val="zh-Hans"/>
          </w:rPr>
          <w:delText xml:space="preserve">subscribes </w:delText>
        </w:r>
      </w:del>
      <w:ins w:id="795" w:author="陈学锋" w:date="2018-07-12T21:23:00Z">
        <w:r w:rsidR="003F5D1B">
          <w:rPr>
            <w:lang w:val="zh-Hans"/>
          </w:rPr>
          <w:t xml:space="preserve">receives </w:t>
        </w:r>
      </w:ins>
      <w:r>
        <w:rPr>
          <w:lang w:val="zh-Hans"/>
        </w:rPr>
        <w:t>产品</w:t>
      </w:r>
      <w:r>
        <w:rPr>
          <w:lang w:val="zh-Hans"/>
        </w:rPr>
        <w:t>/</w:t>
      </w:r>
      <w:r>
        <w:rPr>
          <w:lang w:val="zh-Hans"/>
        </w:rPr>
        <w:t>服务管理器接收订单包。</w:t>
      </w:r>
    </w:p>
    <w:p w14:paraId="44101123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序列化包后，主合成器将事务序列发送到下级合成器进行确认。</w:t>
      </w:r>
    </w:p>
    <w:p w14:paraId="376E4315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收到要确认的数据包后，下级合成器将数据包写入流文件并立即返回确认消息</w:t>
      </w:r>
    </w:p>
    <w:p w14:paraId="1C104E87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交易内核从主合成器订阅所有订单和交易回报。</w:t>
      </w:r>
    </w:p>
    <w:p w14:paraId="38A158FA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交易前端订阅所有交易结果从交易</w:t>
      </w:r>
      <w:r>
        <w:rPr>
          <w:lang w:val="zh-Hans"/>
        </w:rPr>
        <w:t xml:space="preserve"> </w:t>
      </w:r>
      <w:r>
        <w:rPr>
          <w:lang w:val="zh-Hans"/>
        </w:rPr>
        <w:t>内核。</w:t>
      </w:r>
    </w:p>
    <w:p w14:paraId="20DF30AF" w14:textId="77777777" w:rsidR="00274F8B" w:rsidRDefault="00F9769E">
      <w:pPr>
        <w:pStyle w:val="19"/>
        <w:numPr>
          <w:ilvl w:val="0"/>
          <w:numId w:val="9"/>
        </w:numPr>
        <w:rPr>
          <w:rFonts w:cs="Calibri"/>
        </w:rPr>
      </w:pPr>
      <w:r>
        <w:rPr>
          <w:lang w:val="zh-Hans"/>
        </w:rPr>
        <w:t>交易前端将交易结果分发到每个交易终端。</w:t>
      </w:r>
    </w:p>
    <w:p w14:paraId="2D5B7674" w14:textId="77777777" w:rsidR="00274F8B" w:rsidRDefault="00274F8B">
      <w:pPr>
        <w:pStyle w:val="19"/>
        <w:ind w:left="0"/>
        <w:rPr>
          <w:rFonts w:cs="Calibri"/>
        </w:rPr>
      </w:pPr>
    </w:p>
    <w:p w14:paraId="28DC018E" w14:textId="77777777" w:rsidR="00274F8B" w:rsidRDefault="00F9769E">
      <w:pPr>
        <w:pStyle w:val="2"/>
        <w:numPr>
          <w:ilvl w:val="1"/>
          <w:numId w:val="2"/>
        </w:numPr>
      </w:pPr>
      <w:bookmarkStart w:id="796" w:name="_Toc402796995"/>
      <w:bookmarkStart w:id="797" w:name="_Toc21452"/>
      <w:r>
        <w:rPr>
          <w:lang w:val="zh-Hans"/>
        </w:rPr>
        <w:br w:type="page"/>
      </w:r>
      <w:r>
        <w:rPr>
          <w:lang w:val="zh-Hans"/>
        </w:rPr>
        <w:lastRenderedPageBreak/>
        <w:t>处理订单的方法</w:t>
      </w:r>
      <w:bookmarkEnd w:id="796"/>
      <w:bookmarkEnd w:id="797"/>
    </w:p>
    <w:p w14:paraId="1B346E05" w14:textId="77777777" w:rsidR="00274F8B" w:rsidRDefault="00F9769E">
      <w:pPr>
        <w:rPr>
          <w:rFonts w:cs="Calibri"/>
          <w:szCs w:val="18"/>
        </w:rPr>
      </w:pPr>
      <w:r>
        <w:rPr>
          <w:b/>
          <w:bCs/>
          <w:szCs w:val="18"/>
          <w:lang w:val="zh-Hans"/>
        </w:rPr>
        <w:t>请求订单插入</w:t>
      </w:r>
      <w:r>
        <w:rPr>
          <w:szCs w:val="18"/>
          <w:lang w:val="zh-Hans"/>
        </w:rPr>
        <w:t>离子（</w:t>
      </w:r>
      <w:ins w:id="798" w:author="陈学锋" w:date="2018-07-12T21:31:00Z">
        <w:r w:rsidR="006608FC">
          <w:rPr>
            <w:szCs w:val="18"/>
            <w:lang w:val="zh-Hans"/>
          </w:rPr>
          <w:t>ion</w:t>
        </w:r>
      </w:ins>
      <w:r>
        <w:rPr>
          <w:szCs w:val="18"/>
          <w:lang w:val="zh-Hans"/>
        </w:rPr>
        <w:t>上面的步骤</w:t>
      </w:r>
      <w:del w:id="799" w:author="陈学锋" w:date="2018-07-12T21:31:00Z">
        <w:r w:rsidDel="006608FC">
          <w:rPr>
            <w:szCs w:val="18"/>
            <w:lang w:val="zh-Hans"/>
          </w:rPr>
          <w:delText xml:space="preserve">above </w:delText>
        </w:r>
      </w:del>
      <w:r>
        <w:rPr>
          <w:szCs w:val="18"/>
          <w:lang w:val="zh-Hans"/>
        </w:rPr>
        <w:t>1</w:t>
      </w:r>
      <w:r>
        <w:rPr>
          <w:szCs w:val="18"/>
          <w:lang w:val="zh-Hans"/>
        </w:rPr>
        <w:t>）。</w:t>
      </w:r>
      <w:r>
        <w:rPr>
          <w:lang w:val="zh-Hans"/>
        </w:rPr>
        <w:t xml:space="preserve"> </w:t>
      </w:r>
      <w:ins w:id="800" w:author="陈学锋" w:date="2018-07-12T21:31:00Z">
        <w:r w:rsidR="006608FC" w:rsidRPr="006608FC">
          <w:rPr>
            <w:szCs w:val="18"/>
            <w:lang w:val="zh-Hans"/>
          </w:rPr>
          <w:t xml:space="preserve"> </w:t>
        </w:r>
      </w:ins>
      <w:r>
        <w:rPr>
          <w:szCs w:val="18"/>
          <w:lang w:val="zh-Hans"/>
        </w:rPr>
        <w:t xml:space="preserve">). </w:t>
      </w:r>
    </w:p>
    <w:p w14:paraId="456D6998" w14:textId="77777777" w:rsidR="00274F8B" w:rsidRDefault="00F9769E">
      <w:pPr>
        <w:rPr>
          <w:rFonts w:cs="Calibri"/>
          <w:iCs/>
          <w:szCs w:val="18"/>
        </w:rPr>
      </w:pPr>
      <w:r>
        <w:rPr>
          <w:b/>
          <w:bCs/>
          <w:szCs w:val="18"/>
          <w:lang w:val="zh-Hans"/>
        </w:rPr>
        <w:t>OnRsorderInsert</w:t>
      </w:r>
      <w:r>
        <w:rPr>
          <w:b/>
          <w:bCs/>
          <w:szCs w:val="18"/>
          <w:lang w:val="zh-Hans"/>
        </w:rPr>
        <w:t>：</w:t>
      </w:r>
      <w:r>
        <w:rPr>
          <w:iCs/>
          <w:szCs w:val="18"/>
          <w:lang w:val="zh-Hans"/>
        </w:rPr>
        <w:t>：返回包含交易内核</w:t>
      </w:r>
      <w:ins w:id="801" w:author="陈学锋" w:date="2018-07-12T21:32:00Z">
        <w:r w:rsidR="00B55DC4">
          <w:rPr>
            <w:iCs/>
            <w:szCs w:val="18"/>
            <w:lang w:val="zh-Hans"/>
          </w:rPr>
          <w:t xml:space="preserve">an </w:t>
        </w:r>
      </w:ins>
      <w:r>
        <w:rPr>
          <w:iCs/>
          <w:szCs w:val="18"/>
          <w:lang w:val="zh-Hans"/>
        </w:rPr>
        <w:t>返回的错误消息的订单响应（步骤</w:t>
      </w:r>
      <w:r>
        <w:rPr>
          <w:iCs/>
          <w:szCs w:val="18"/>
          <w:lang w:val="zh-Hans"/>
        </w:rPr>
        <w:t xml:space="preserve"> 7 </w:t>
      </w:r>
      <w:r>
        <w:rPr>
          <w:iCs/>
          <w:szCs w:val="18"/>
          <w:lang w:val="zh-Hans"/>
        </w:rPr>
        <w:t>中的第一个案例）。</w:t>
      </w:r>
    </w:p>
    <w:p w14:paraId="1178B367" w14:textId="77777777" w:rsidR="00274F8B" w:rsidRDefault="00F9769E">
      <w:pPr>
        <w:rPr>
          <w:rFonts w:cs="Calibri"/>
          <w:iCs/>
          <w:szCs w:val="18"/>
        </w:rPr>
      </w:pPr>
      <w:r>
        <w:rPr>
          <w:b/>
          <w:bCs/>
          <w:szCs w:val="18"/>
          <w:lang w:val="zh-Hans"/>
        </w:rPr>
        <w:t>OnRtnOrder</w:t>
      </w:r>
      <w:r>
        <w:rPr>
          <w:iCs/>
          <w:szCs w:val="18"/>
          <w:lang w:val="zh-Hans"/>
        </w:rPr>
        <w:t>：</w:t>
      </w:r>
      <w:r>
        <w:rPr>
          <w:iCs/>
          <w:szCs w:val="18"/>
          <w:lang w:val="zh-Hans"/>
        </w:rPr>
        <w:t xml:space="preserve"> </w:t>
      </w:r>
      <w:r>
        <w:rPr>
          <w:iCs/>
          <w:szCs w:val="18"/>
          <w:lang w:val="zh-Hans"/>
        </w:rPr>
        <w:t>从交换返回订单状态。每次更改订单状态时，此方法将调用一次。在一个</w:t>
      </w:r>
      <w:del w:id="802" w:author="陈学锋" w:date="2018-07-12T21:32:00Z">
        <w:r w:rsidDel="00B55DC4">
          <w:rPr>
            <w:iCs/>
            <w:szCs w:val="18"/>
            <w:lang w:val="zh-Hans"/>
          </w:rPr>
          <w:delText xml:space="preserve">for </w:delText>
        </w:r>
      </w:del>
      <w:r>
        <w:rPr>
          <w:iCs/>
          <w:szCs w:val="18"/>
          <w:lang w:val="zh-Hans"/>
        </w:rPr>
        <w:t>订单过程中，</w:t>
      </w:r>
      <w:del w:id="803" w:author="陈学锋" w:date="2018-07-12T21:32:00Z">
        <w:r w:rsidDel="00B55DC4">
          <w:rPr>
            <w:iCs/>
            <w:szCs w:val="18"/>
            <w:lang w:val="zh-Hans"/>
          </w:rPr>
          <w:delText>progress</w:delText>
        </w:r>
      </w:del>
      <w:ins w:id="804" w:author="陈学锋" w:date="2018-07-12T21:32:00Z">
        <w:r w:rsidR="00B55DC4">
          <w:rPr>
            <w:iCs/>
            <w:szCs w:val="18"/>
            <w:lang w:val="zh-Hans"/>
          </w:rPr>
          <w:t>例如</w:t>
        </w:r>
      </w:ins>
      <w:r>
        <w:rPr>
          <w:iCs/>
          <w:szCs w:val="18"/>
          <w:lang w:val="zh-Hans"/>
        </w:rPr>
        <w:t>，当交易系统向交易所提交</w:t>
      </w:r>
      <w:r>
        <w:rPr>
          <w:iCs/>
          <w:szCs w:val="18"/>
          <w:lang w:val="zh-Hans"/>
        </w:rPr>
        <w:t xml:space="preserve">the </w:t>
      </w:r>
      <w:r>
        <w:rPr>
          <w:lang w:val="zh-Hans"/>
        </w:rPr>
        <w:t>订单时（步骤</w:t>
      </w:r>
      <w:r>
        <w:rPr>
          <w:lang w:val="zh-Hans"/>
        </w:rPr>
        <w:t xml:space="preserve"> 8</w:t>
      </w:r>
      <w:r>
        <w:rPr>
          <w:iCs/>
          <w:szCs w:val="18"/>
          <w:lang w:val="zh-Hans"/>
        </w:rPr>
        <w:t>中的第</w:t>
      </w:r>
      <w:r>
        <w:rPr>
          <w:lang w:val="zh-Hans"/>
        </w:rPr>
        <w:t>二</w:t>
      </w:r>
      <w:del w:id="805" w:author="陈学锋" w:date="2018-07-12T21:32:00Z">
        <w:r w:rsidDel="00B55DC4">
          <w:rPr>
            <w:iCs/>
            <w:szCs w:val="18"/>
            <w:lang w:val="zh-Hans"/>
          </w:rPr>
          <w:delText xml:space="preserve">progress </w:delText>
        </w:r>
      </w:del>
      <w:ins w:id="806" w:author="陈学锋" w:date="2018-07-12T21:32:00Z">
        <w:r w:rsidR="00B55DC4">
          <w:rPr>
            <w:iCs/>
            <w:szCs w:val="18"/>
            <w:lang w:val="zh-Hans"/>
          </w:rPr>
          <w:t>个流程</w:t>
        </w:r>
      </w:ins>
      <w:r>
        <w:rPr>
          <w:lang w:val="zh-Hans"/>
        </w:rPr>
        <w:t>），当交易所取消或接受订单时，当订单被填满时，当订单被填满时，当订单被填满时，当交易系统被调用几次时，当交易系统将订单提交到交易所时，当交易所取消或</w:t>
      </w:r>
      <w:r>
        <w:rPr>
          <w:iCs/>
          <w:szCs w:val="18"/>
          <w:lang w:val="zh-Hans"/>
        </w:rPr>
        <w:t>接受订单时，当订单被填满时，等等</w:t>
      </w:r>
      <w:del w:id="807" w:author="陈学锋" w:date="2018-07-12T21:33:00Z">
        <w:r w:rsidDel="00B55DC4">
          <w:rPr>
            <w:iCs/>
            <w:szCs w:val="18"/>
            <w:lang w:val="zh-Hans"/>
          </w:rPr>
          <w:delText>and so on</w:delText>
        </w:r>
      </w:del>
      <w:ins w:id="808" w:author="陈学锋" w:date="2018-07-12T21:33:00Z">
        <w:r w:rsidR="00B55DC4">
          <w:rPr>
            <w:iCs/>
            <w:szCs w:val="18"/>
            <w:lang w:val="zh-Hans"/>
          </w:rPr>
          <w:t>etc</w:t>
        </w:r>
      </w:ins>
      <w:r>
        <w:rPr>
          <w:iCs/>
          <w:szCs w:val="18"/>
          <w:lang w:val="zh-Hans"/>
        </w:rPr>
        <w:t>。</w:t>
      </w:r>
    </w:p>
    <w:p w14:paraId="5E873F52" w14:textId="77777777" w:rsidR="00274F8B" w:rsidRDefault="00F9769E">
      <w:pPr>
        <w:rPr>
          <w:rFonts w:cs="Calibri"/>
          <w:iCs/>
          <w:szCs w:val="18"/>
        </w:rPr>
      </w:pPr>
      <w:r>
        <w:rPr>
          <w:b/>
          <w:bCs/>
          <w:szCs w:val="18"/>
          <w:lang w:val="zh-Hans"/>
        </w:rPr>
        <w:t>OnErRtnOrderInsert</w:t>
      </w:r>
      <w:r>
        <w:rPr>
          <w:b/>
          <w:bCs/>
          <w:szCs w:val="18"/>
          <w:lang w:val="zh-Hans"/>
        </w:rPr>
        <w:t>：</w:t>
      </w:r>
      <w:r>
        <w:rPr>
          <w:iCs/>
          <w:szCs w:val="18"/>
          <w:lang w:val="zh-Hans"/>
        </w:rPr>
        <w:t>当交易所</w:t>
      </w:r>
      <w:del w:id="809" w:author="陈学锋" w:date="2018-07-12T21:34:00Z">
        <w:r w:rsidDel="00B55DC4">
          <w:rPr>
            <w:iCs/>
            <w:szCs w:val="18"/>
            <w:lang w:val="zh-Hans"/>
          </w:rPr>
          <w:delText xml:space="preserve">the </w:delText>
        </w:r>
      </w:del>
      <w:ins w:id="810" w:author="陈学锋" w:date="2018-07-12T21:34:00Z">
        <w:r w:rsidR="00B55DC4">
          <w:rPr>
            <w:iCs/>
            <w:szCs w:val="18"/>
            <w:lang w:val="zh-Hans"/>
          </w:rPr>
          <w:t>收到</w:t>
        </w:r>
      </w:ins>
      <w:r>
        <w:rPr>
          <w:lang w:val="zh-Hans"/>
        </w:rPr>
        <w:t>交易</w:t>
      </w:r>
      <w:r>
        <w:rPr>
          <w:iCs/>
          <w:szCs w:val="18"/>
          <w:lang w:val="zh-Hans"/>
        </w:rPr>
        <w:t>内核从要约验证</w:t>
      </w:r>
      <w:r>
        <w:rPr>
          <w:iCs/>
          <w:szCs w:val="18"/>
          <w:lang w:val="zh-Hans"/>
        </w:rPr>
        <w:t xml:space="preserve"> from </w:t>
      </w:r>
      <w:r>
        <w:rPr>
          <w:iCs/>
          <w:szCs w:val="18"/>
          <w:lang w:val="zh-Hans"/>
        </w:rPr>
        <w:t>的订单</w:t>
      </w:r>
      <w:del w:id="811" w:author="陈学锋" w:date="2018-07-12T21:34:00Z">
        <w:r w:rsidDel="00B55DC4">
          <w:rPr>
            <w:iCs/>
            <w:szCs w:val="18"/>
            <w:lang w:val="zh-Hans"/>
          </w:rPr>
          <w:delText>offer</w:delText>
        </w:r>
      </w:del>
      <w:ins w:id="812" w:author="陈学锋" w:date="2018-07-12T21:34:00Z">
        <w:r w:rsidR="00B55DC4">
          <w:rPr>
            <w:iCs/>
            <w:szCs w:val="18"/>
            <w:lang w:val="zh-Hans"/>
          </w:rPr>
          <w:t xml:space="preserve"> Offer</w:t>
        </w:r>
      </w:ins>
      <w:r>
        <w:rPr>
          <w:iCs/>
          <w:szCs w:val="18"/>
          <w:lang w:val="zh-Hans"/>
        </w:rPr>
        <w:t>时，交易所将再次验证订单。如果订单是合法的</w:t>
      </w:r>
      <w:del w:id="813" w:author="陈学锋" w:date="2018-07-12T21:34:00Z">
        <w:r w:rsidDel="00B55DC4">
          <w:rPr>
            <w:iCs/>
            <w:szCs w:val="18"/>
            <w:lang w:val="zh-Hans"/>
          </w:rPr>
          <w:delText>il</w:delText>
        </w:r>
      </w:del>
      <w:del w:id="814" w:author="陈学锋" w:date="2018-07-12T21:16:00Z">
        <w:r w:rsidDel="00D24C45">
          <w:rPr>
            <w:iCs/>
            <w:szCs w:val="18"/>
            <w:lang w:val="zh-Hans"/>
          </w:rPr>
          <w:delText>legal</w:delText>
        </w:r>
      </w:del>
      <w:ins w:id="815" w:author="陈学锋" w:date="2018-07-12T21:34:00Z">
        <w:r w:rsidR="00B55DC4">
          <w:rPr>
            <w:iCs/>
            <w:szCs w:val="18"/>
            <w:lang w:val="zh-Hans"/>
          </w:rPr>
          <w:t>il</w:t>
        </w:r>
      </w:ins>
      <w:ins w:id="816" w:author="陈学锋" w:date="2018-07-12T21:16:00Z">
        <w:r w:rsidR="00D24C45">
          <w:rPr>
            <w:iCs/>
            <w:szCs w:val="18"/>
            <w:lang w:val="zh-Hans"/>
          </w:rPr>
          <w:t>，</w:t>
        </w:r>
      </w:ins>
      <w:r>
        <w:rPr>
          <w:iCs/>
          <w:szCs w:val="18"/>
          <w:lang w:val="zh-Hans"/>
        </w:rPr>
        <w:t>交易所将取消订单，向</w:t>
      </w:r>
      <w:ins w:id="817" w:author="陈学锋" w:date="2018-07-21T21:30:00Z">
        <w:r w:rsidR="00107457">
          <w:rPr>
            <w:iCs/>
            <w:szCs w:val="18"/>
            <w:lang w:val="zh-Hans"/>
          </w:rPr>
          <w:t>报价发送</w:t>
        </w:r>
      </w:ins>
      <w:r>
        <w:rPr>
          <w:iCs/>
          <w:szCs w:val="18"/>
          <w:lang w:val="zh-Hans"/>
        </w:rPr>
        <w:t>错误消息并返回最新的</w:t>
      </w:r>
      <w:r>
        <w:rPr>
          <w:iCs/>
          <w:szCs w:val="18"/>
          <w:lang w:val="zh-Hans"/>
        </w:rPr>
        <w:t>the</w:t>
      </w:r>
      <w:r>
        <w:rPr>
          <w:iCs/>
          <w:szCs w:val="18"/>
          <w:lang w:val="zh-Hans"/>
        </w:rPr>
        <w:t>订单状态。客户端收到错误消息后，将</w:t>
      </w:r>
      <w:ins w:id="818" w:author="陈学锋" w:date="2018-07-12T21:35:00Z">
        <w:r w:rsidR="00B55DC4">
          <w:rPr>
            <w:iCs/>
            <w:szCs w:val="18"/>
            <w:lang w:val="zh-Hans"/>
          </w:rPr>
          <w:t xml:space="preserve">the </w:t>
        </w:r>
      </w:ins>
      <w:r>
        <w:rPr>
          <w:iCs/>
          <w:szCs w:val="18"/>
          <w:lang w:val="zh-Hans"/>
        </w:rPr>
        <w:t>调用</w:t>
      </w:r>
      <w:r>
        <w:rPr>
          <w:iCs/>
          <w:szCs w:val="18"/>
          <w:lang w:val="zh-Hans"/>
        </w:rPr>
        <w:t xml:space="preserve"> OnErRtnOrderInsert</w:t>
      </w:r>
      <w:r>
        <w:rPr>
          <w:lang w:val="zh-Hans"/>
        </w:rPr>
        <w:t xml:space="preserve"> </w:t>
      </w:r>
      <w:ins w:id="819" w:author="陈学锋" w:date="2018-07-12T21:35:00Z">
        <w:r w:rsidR="00B55DC4">
          <w:rPr>
            <w:iCs/>
            <w:szCs w:val="18"/>
            <w:lang w:val="zh-Hans"/>
          </w:rPr>
          <w:t xml:space="preserve"> </w:t>
        </w:r>
      </w:ins>
      <w:r>
        <w:rPr>
          <w:iCs/>
          <w:szCs w:val="18"/>
          <w:lang w:val="zh-Hans"/>
        </w:rPr>
        <w:t>方法，并将通过</w:t>
      </w:r>
      <w:r>
        <w:rPr>
          <w:iCs/>
          <w:szCs w:val="18"/>
          <w:lang w:val="zh-Hans"/>
        </w:rPr>
        <w:t xml:space="preserve"> order status (canceled</w:t>
      </w:r>
      <w:r>
        <w:rPr>
          <w:lang w:val="zh-Hans"/>
        </w:rPr>
        <w:t xml:space="preserve"> </w:t>
      </w:r>
      <w:r>
        <w:rPr>
          <w:iCs/>
          <w:szCs w:val="18"/>
          <w:lang w:val="zh-Hans"/>
        </w:rPr>
        <w:t>OnRtnOrder</w:t>
      </w:r>
      <w:r>
        <w:rPr>
          <w:lang w:val="zh-Hans"/>
        </w:rPr>
        <w:t xml:space="preserve"> </w:t>
      </w:r>
      <w:r>
        <w:rPr>
          <w:iCs/>
          <w:szCs w:val="18"/>
          <w:lang w:val="zh-Hans"/>
        </w:rPr>
        <w:t>方法</w:t>
      </w:r>
      <w:r>
        <w:rPr>
          <w:lang w:val="zh-Hans"/>
        </w:rPr>
        <w:t>返回最新的订单状态</w:t>
      </w:r>
      <w:r>
        <w:rPr>
          <w:lang w:val="zh-Hans"/>
        </w:rPr>
        <w:t xml:space="preserve"> </w:t>
      </w:r>
      <w:r>
        <w:rPr>
          <w:lang w:val="zh-Hans"/>
        </w:rPr>
        <w:t>（已</w:t>
      </w:r>
      <w:r>
        <w:rPr>
          <w:iCs/>
          <w:szCs w:val="18"/>
          <w:lang w:val="zh-Hans"/>
        </w:rPr>
        <w:t>取消）。如果订单是合法的</w:t>
      </w:r>
      <w:del w:id="820" w:author="陈学锋" w:date="2018-07-12T21:16:00Z">
        <w:r w:rsidDel="00D24C45">
          <w:rPr>
            <w:iCs/>
            <w:szCs w:val="18"/>
            <w:lang w:val="zh-Hans"/>
          </w:rPr>
          <w:delText>legal</w:delText>
        </w:r>
      </w:del>
      <w:ins w:id="821" w:author="陈学锋" w:date="2018-07-12T21:16:00Z">
        <w:r w:rsidR="00D24C45">
          <w:rPr>
            <w:iCs/>
            <w:szCs w:val="18"/>
            <w:lang w:val="zh-Hans"/>
          </w:rPr>
          <w:t>legitimate</w:t>
        </w:r>
      </w:ins>
      <w:r>
        <w:rPr>
          <w:iCs/>
          <w:szCs w:val="18"/>
          <w:lang w:val="zh-Hans"/>
        </w:rPr>
        <w:t>，则只返回订单状态（未</w:t>
      </w:r>
      <w:del w:id="822" w:author="陈学锋" w:date="2018-07-21T21:30:00Z">
        <w:r w:rsidDel="00107457">
          <w:rPr>
            <w:iCs/>
            <w:szCs w:val="18"/>
            <w:lang w:val="zh-Hans"/>
          </w:rPr>
          <w:delText xml:space="preserve">is </w:delText>
        </w:r>
      </w:del>
      <w:ins w:id="823" w:author="陈学锋" w:date="2018-07-21T21:30:00Z">
        <w:r w:rsidR="00107457">
          <w:rPr>
            <w:iCs/>
            <w:szCs w:val="18"/>
            <w:lang w:val="zh-Hans"/>
          </w:rPr>
          <w:t>触发</w:t>
        </w:r>
      </w:ins>
      <w:r>
        <w:rPr>
          <w:iCs/>
          <w:szCs w:val="18"/>
          <w:lang w:val="zh-Hans"/>
        </w:rPr>
        <w:t>）。</w:t>
      </w:r>
    </w:p>
    <w:p w14:paraId="059522E1" w14:textId="77777777" w:rsidR="00274F8B" w:rsidRDefault="00F9769E">
      <w:pPr>
        <w:rPr>
          <w:rFonts w:cs="Calibri"/>
          <w:iCs/>
          <w:szCs w:val="18"/>
        </w:rPr>
      </w:pPr>
      <w:r>
        <w:rPr>
          <w:b/>
          <w:bCs/>
          <w:szCs w:val="18"/>
          <w:lang w:val="zh-Hans"/>
        </w:rPr>
        <w:t>OnRtnTrade</w:t>
      </w:r>
      <w:r>
        <w:rPr>
          <w:szCs w:val="18"/>
          <w:lang w:val="zh-Hans"/>
        </w:rPr>
        <w:t>：</w:t>
      </w:r>
      <w:r>
        <w:rPr>
          <w:iCs/>
          <w:szCs w:val="18"/>
          <w:lang w:val="zh-Hans"/>
        </w:rPr>
        <w:t>：如果订单已满，</w:t>
      </w:r>
      <w:ins w:id="824" w:author="陈学锋" w:date="2018-07-21T21:31:00Z">
        <w:r w:rsidR="00107457">
          <w:rPr>
            <w:iCs/>
            <w:szCs w:val="18"/>
            <w:lang w:val="zh-Hans"/>
          </w:rPr>
          <w:t>交易所将</w:t>
        </w:r>
      </w:ins>
      <w:r>
        <w:rPr>
          <w:iCs/>
          <w:szCs w:val="18"/>
          <w:lang w:val="zh-Hans"/>
        </w:rPr>
        <w:t>返回</w:t>
      </w:r>
      <w:del w:id="825" w:author="陈学锋" w:date="2018-07-21T21:31:00Z">
        <w:r w:rsidDel="00107457">
          <w:rPr>
            <w:iCs/>
            <w:szCs w:val="18"/>
            <w:lang w:val="zh-Hans"/>
          </w:rPr>
          <w:delText>s</w:delText>
        </w:r>
      </w:del>
      <w:r>
        <w:rPr>
          <w:iCs/>
          <w:szCs w:val="18"/>
          <w:lang w:val="zh-Hans"/>
        </w:rPr>
        <w:t xml:space="preserve"> the </w:t>
      </w:r>
      <w:r>
        <w:rPr>
          <w:iCs/>
          <w:szCs w:val="18"/>
          <w:lang w:val="zh-Hans"/>
        </w:rPr>
        <w:t>已填充的订单状态</w:t>
      </w:r>
      <w:ins w:id="826" w:author="陈学锋" w:date="2018-07-21T21:31:00Z">
        <w:r w:rsidR="00107457">
          <w:rPr>
            <w:iCs/>
            <w:szCs w:val="18"/>
            <w:lang w:val="zh-Hans"/>
          </w:rPr>
          <w:t>，并将</w:t>
        </w:r>
      </w:ins>
      <w:r>
        <w:rPr>
          <w:iCs/>
          <w:szCs w:val="18"/>
          <w:lang w:val="zh-Hans"/>
        </w:rPr>
        <w:t>通过</w:t>
      </w:r>
      <w:del w:id="827" w:author="陈学锋" w:date="2018-07-21T21:31:00Z">
        <w:r w:rsidDel="00107457">
          <w:rPr>
            <w:iCs/>
            <w:szCs w:val="18"/>
            <w:lang w:val="zh-Hans"/>
          </w:rPr>
          <w:delText>s</w:delText>
        </w:r>
      </w:del>
      <w:r>
        <w:rPr>
          <w:iCs/>
          <w:szCs w:val="18"/>
          <w:lang w:val="zh-Hans"/>
        </w:rPr>
        <w:t>此方法返回交易信息。</w:t>
      </w:r>
    </w:p>
    <w:p w14:paraId="4567CF67" w14:textId="77777777" w:rsidR="00274F8B" w:rsidRDefault="00F9769E" w:rsidP="003822AC">
      <w:pPr>
        <w:pStyle w:val="a0"/>
        <w:spacing w:before="156"/>
        <w:ind w:firstLineChars="0" w:firstLine="0"/>
        <w:rPr>
          <w:sz w:val="22"/>
          <w:szCs w:val="22"/>
        </w:rPr>
      </w:pPr>
      <w:r>
        <w:rPr>
          <w:sz w:val="22"/>
          <w:szCs w:val="22"/>
          <w:lang w:val="zh-Hans"/>
        </w:rPr>
        <w:t>订单填写后，订单退货</w:t>
      </w:r>
      <w:r>
        <w:rPr>
          <w:sz w:val="22"/>
          <w:szCs w:val="22"/>
          <w:lang w:val="zh-Hans"/>
        </w:rPr>
        <w:t xml:space="preserve"> </w:t>
      </w:r>
      <w:r>
        <w:rPr>
          <w:sz w:val="22"/>
          <w:szCs w:val="22"/>
          <w:lang w:val="zh-Hans"/>
        </w:rPr>
        <w:t>（</w:t>
      </w:r>
      <w:r>
        <w:rPr>
          <w:sz w:val="22"/>
          <w:szCs w:val="22"/>
          <w:lang w:val="zh-Hans"/>
        </w:rPr>
        <w:t>OnRtnOrder</w:t>
      </w:r>
      <w:r>
        <w:rPr>
          <w:sz w:val="22"/>
          <w:szCs w:val="22"/>
          <w:lang w:val="zh-Hans"/>
        </w:rPr>
        <w:t>）</w:t>
      </w:r>
      <w:r>
        <w:rPr>
          <w:sz w:val="22"/>
          <w:szCs w:val="22"/>
          <w:lang w:val="zh-Hans"/>
        </w:rPr>
        <w:t xml:space="preserve"> </w:t>
      </w:r>
      <w:r>
        <w:rPr>
          <w:sz w:val="22"/>
          <w:szCs w:val="22"/>
          <w:lang w:val="zh-Hans"/>
        </w:rPr>
        <w:t>和交易退货</w:t>
      </w:r>
      <w:r>
        <w:rPr>
          <w:sz w:val="22"/>
          <w:szCs w:val="22"/>
          <w:lang w:val="zh-Hans"/>
        </w:rPr>
        <w:t xml:space="preserve"> </w:t>
      </w:r>
      <w:r>
        <w:rPr>
          <w:sz w:val="22"/>
          <w:szCs w:val="22"/>
          <w:lang w:val="zh-Hans"/>
        </w:rPr>
        <w:t>（</w:t>
      </w:r>
      <w:r>
        <w:rPr>
          <w:sz w:val="22"/>
          <w:szCs w:val="22"/>
          <w:lang w:val="zh-Hans"/>
        </w:rPr>
        <w:t>OnRtnTrade</w:t>
      </w:r>
      <w:r>
        <w:rPr>
          <w:sz w:val="22"/>
          <w:szCs w:val="22"/>
          <w:lang w:val="zh-Hans"/>
        </w:rPr>
        <w:t>）</w:t>
      </w:r>
      <w:r>
        <w:rPr>
          <w:sz w:val="22"/>
          <w:szCs w:val="22"/>
          <w:lang w:val="zh-Hans"/>
        </w:rPr>
        <w:t xml:space="preserve"> </w:t>
      </w:r>
      <w:r>
        <w:rPr>
          <w:sz w:val="22"/>
          <w:szCs w:val="22"/>
          <w:lang w:val="zh-Hans"/>
        </w:rPr>
        <w:t>将发送给客户。订单返回中的订单状态将被</w:t>
      </w:r>
      <w:del w:id="828" w:author="陈学锋" w:date="2018-07-12T21:36:00Z">
        <w:r w:rsidDel="00B55DC4">
          <w:rPr>
            <w:sz w:val="22"/>
            <w:szCs w:val="22"/>
            <w:lang w:val="zh-Hans"/>
          </w:rPr>
          <w:delText xml:space="preserve">is </w:delText>
        </w:r>
      </w:del>
      <w:ins w:id="829" w:author="陈学锋" w:date="2018-07-12T21:36:00Z">
        <w:r w:rsidR="00B55DC4">
          <w:rPr>
            <w:sz w:val="22"/>
            <w:szCs w:val="22"/>
            <w:lang w:val="zh-Hans"/>
          </w:rPr>
          <w:t>"</w:t>
        </w:r>
      </w:ins>
      <w:r>
        <w:rPr>
          <w:sz w:val="22"/>
          <w:szCs w:val="22"/>
          <w:lang w:val="zh-Hans"/>
        </w:rPr>
        <w:t>填充</w:t>
      </w:r>
      <w:r>
        <w:rPr>
          <w:sz w:val="22"/>
          <w:szCs w:val="22"/>
          <w:lang w:val="zh-Hans"/>
        </w:rPr>
        <w:t>"</w:t>
      </w:r>
      <w:r>
        <w:rPr>
          <w:sz w:val="22"/>
          <w:szCs w:val="22"/>
          <w:lang w:val="zh-Hans"/>
        </w:rPr>
        <w:t>。但由于</w:t>
      </w:r>
      <w:r>
        <w:rPr>
          <w:sz w:val="22"/>
          <w:szCs w:val="22"/>
          <w:lang w:val="zh-Hans"/>
        </w:rPr>
        <w:t>CTP</w:t>
      </w:r>
      <w:r>
        <w:rPr>
          <w:sz w:val="22"/>
          <w:szCs w:val="22"/>
          <w:lang w:val="zh-Hans"/>
        </w:rPr>
        <w:t>的交易内核只</w:t>
      </w:r>
      <w:ins w:id="830" w:author="陈学锋" w:date="2018-07-12T21:36:00Z">
        <w:r w:rsidR="00B55DC4">
          <w:rPr>
            <w:sz w:val="22"/>
            <w:szCs w:val="22"/>
            <w:lang w:val="zh-Hans"/>
          </w:rPr>
          <w:t xml:space="preserve">only </w:t>
        </w:r>
      </w:ins>
      <w:r>
        <w:rPr>
          <w:sz w:val="22"/>
          <w:szCs w:val="22"/>
          <w:lang w:val="zh-Hans"/>
        </w:rPr>
        <w:t>在收到交易回报后</w:t>
      </w:r>
      <w:del w:id="831" w:author="陈学锋" w:date="2018-07-12T21:36:00Z">
        <w:r w:rsidDel="00B55DC4">
          <w:rPr>
            <w:sz w:val="22"/>
            <w:szCs w:val="22"/>
            <w:lang w:val="zh-Hans"/>
          </w:rPr>
          <w:delText xml:space="preserve">only </w:delText>
        </w:r>
      </w:del>
      <w:r>
        <w:rPr>
          <w:sz w:val="22"/>
          <w:szCs w:val="22"/>
          <w:lang w:val="zh-Hans"/>
        </w:rPr>
        <w:t>更新订单状态，</w:t>
      </w:r>
      <w:ins w:id="832" w:author="陈学锋" w:date="2018-07-12T21:43:00Z">
        <w:r w:rsidR="00461EDD">
          <w:rPr>
            <w:sz w:val="22"/>
            <w:szCs w:val="22"/>
            <w:lang w:val="zh-Hans"/>
          </w:rPr>
          <w:t>我们建议</w:t>
        </w:r>
      </w:ins>
      <w:r>
        <w:rPr>
          <w:sz w:val="22"/>
          <w:szCs w:val="22"/>
          <w:lang w:val="zh-Hans"/>
        </w:rPr>
        <w:t xml:space="preserve">clients </w:t>
      </w:r>
      <w:r>
        <w:rPr>
          <w:lang w:val="zh-Hans"/>
        </w:rPr>
        <w:t>客户</w:t>
      </w:r>
      <w:del w:id="833" w:author="陈学锋" w:date="2018-07-12T21:43:00Z">
        <w:r w:rsidDel="00461EDD">
          <w:rPr>
            <w:sz w:val="22"/>
            <w:szCs w:val="22"/>
            <w:lang w:val="zh-Hans"/>
          </w:rPr>
          <w:delText xml:space="preserve">to </w:delText>
        </w:r>
      </w:del>
      <w:r>
        <w:rPr>
          <w:sz w:val="22"/>
          <w:szCs w:val="22"/>
          <w:lang w:val="zh-Hans"/>
        </w:rPr>
        <w:t>使用交易回报来判断订单是否被填充。例如，如果客户端收到具有</w:t>
      </w:r>
      <w:r>
        <w:rPr>
          <w:sz w:val="22"/>
          <w:szCs w:val="22"/>
          <w:lang w:val="zh-Hans"/>
        </w:rPr>
        <w:t>"</w:t>
      </w:r>
      <w:r>
        <w:rPr>
          <w:sz w:val="22"/>
          <w:szCs w:val="22"/>
          <w:lang w:val="zh-Hans"/>
        </w:rPr>
        <w:t>填充</w:t>
      </w:r>
      <w:r>
        <w:rPr>
          <w:sz w:val="22"/>
          <w:szCs w:val="22"/>
          <w:lang w:val="zh-Hans"/>
        </w:rPr>
        <w:t>"</w:t>
      </w:r>
      <w:r>
        <w:rPr>
          <w:sz w:val="22"/>
          <w:szCs w:val="22"/>
          <w:lang w:val="zh-Hans"/>
        </w:rPr>
        <w:t>状态的订单返回并立即发送平仓指令，则平仓仓位操作可能会</w:t>
      </w:r>
      <w:del w:id="834" w:author="陈学锋" w:date="2018-07-12T21:43:00Z">
        <w:r w:rsidDel="00461EDD">
          <w:rPr>
            <w:sz w:val="22"/>
            <w:szCs w:val="22"/>
            <w:lang w:val="zh-Hans"/>
          </w:rPr>
          <w:delText>be failed</w:delText>
        </w:r>
      </w:del>
      <w:ins w:id="835" w:author="陈学锋" w:date="2018-07-12T21:43:00Z">
        <w:r w:rsidR="00461EDD">
          <w:rPr>
            <w:sz w:val="22"/>
            <w:szCs w:val="22"/>
            <w:lang w:val="zh-Hans"/>
          </w:rPr>
          <w:t>失败</w:t>
        </w:r>
      </w:ins>
      <w:r>
        <w:rPr>
          <w:sz w:val="22"/>
          <w:szCs w:val="22"/>
          <w:lang w:val="zh-Hans"/>
        </w:rPr>
        <w:t>。</w:t>
      </w:r>
      <w:del w:id="836" w:author="陈学锋" w:date="2018-07-12T21:44:00Z">
        <w:r w:rsidDel="00461EDD">
          <w:rPr>
            <w:sz w:val="22"/>
            <w:szCs w:val="22"/>
            <w:lang w:val="zh-Hans"/>
          </w:rPr>
          <w:delText xml:space="preserve">Because </w:delText>
        </w:r>
      </w:del>
      <w:ins w:id="837" w:author="陈学锋" w:date="2018-07-12T21:44:00Z">
        <w:r w:rsidR="00461EDD">
          <w:rPr>
            <w:sz w:val="22"/>
            <w:szCs w:val="22"/>
            <w:lang w:val="zh-Hans"/>
          </w:rPr>
          <w:t>原因是交易内核</w:t>
        </w:r>
      </w:ins>
      <w:r>
        <w:rPr>
          <w:sz w:val="22"/>
          <w:szCs w:val="22"/>
          <w:lang w:val="zh-Hans"/>
        </w:rPr>
        <w:t>在交易回报前收到平仓指令，且交易内核中尚未</w:t>
      </w:r>
      <w:r>
        <w:rPr>
          <w:sz w:val="22"/>
          <w:szCs w:val="22"/>
          <w:lang w:val="zh-Hans"/>
        </w:rPr>
        <w:t>“"”</w:t>
      </w:r>
      <w:r>
        <w:rPr>
          <w:sz w:val="22"/>
          <w:szCs w:val="22"/>
          <w:lang w:val="zh-Hans"/>
        </w:rPr>
        <w:t>填充</w:t>
      </w:r>
      <w:r>
        <w:rPr>
          <w:sz w:val="22"/>
          <w:szCs w:val="22"/>
          <w:lang w:val="zh-Hans"/>
        </w:rPr>
        <w:t>"</w:t>
      </w:r>
      <w:r>
        <w:rPr>
          <w:sz w:val="22"/>
          <w:szCs w:val="22"/>
          <w:lang w:val="zh-Hans"/>
        </w:rPr>
        <w:t>订单状态。</w:t>
      </w:r>
    </w:p>
    <w:p w14:paraId="3A8C8F11" w14:textId="77777777" w:rsidR="00274F8B" w:rsidRDefault="00107457" w:rsidP="003822AC">
      <w:pPr>
        <w:pStyle w:val="a0"/>
        <w:spacing w:before="156"/>
        <w:ind w:firstLine="240"/>
        <w:rPr>
          <w:ins w:id="838" w:author="陈学锋" w:date="2018-07-21T21:35:00Z"/>
        </w:rPr>
      </w:pPr>
      <w:ins w:id="839" w:author="陈学锋" w:date="2018-07-21T21:35:00Z">
        <w:r>
          <w:rPr>
            <w:noProof/>
          </w:rPr>
          <w:drawing>
            <wp:inline distT="0" distB="0" distL="0" distR="0" wp14:anchorId="270BFA78" wp14:editId="11948E2F">
              <wp:extent cx="5414526" cy="2930872"/>
              <wp:effectExtent l="0" t="0" r="0" b="3175"/>
              <wp:docPr id="82" name="图片 8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2" name="图片 87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598" cy="293361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D594130" w14:textId="77777777" w:rsidR="00107457" w:rsidRDefault="00107457" w:rsidP="003822AC">
      <w:pPr>
        <w:pStyle w:val="a0"/>
        <w:spacing w:before="156"/>
        <w:ind w:firstLine="240"/>
      </w:pPr>
      <w:ins w:id="840" w:author="陈学锋" w:date="2018-07-21T21:35:00Z">
        <w:r>
          <w:rPr>
            <w:noProof/>
          </w:rPr>
          <w:lastRenderedPageBreak/>
          <w:drawing>
            <wp:inline distT="0" distB="0" distL="0" distR="0" wp14:anchorId="0B1F6A95" wp14:editId="4F4890DF">
              <wp:extent cx="5469388" cy="3066430"/>
              <wp:effectExtent l="0" t="0" r="0" b="635"/>
              <wp:docPr id="83" name="图片 13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" name="图片 137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74053" cy="306904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426A941" w14:textId="77777777" w:rsidR="00274F8B" w:rsidRDefault="00F9769E">
      <w:pPr>
        <w:pStyle w:val="2"/>
        <w:numPr>
          <w:ilvl w:val="1"/>
          <w:numId w:val="2"/>
        </w:numPr>
      </w:pPr>
      <w:bookmarkStart w:id="841" w:name="_Toc402796996"/>
      <w:bookmarkStart w:id="842" w:name="_Toc4562"/>
      <w:r>
        <w:rPr>
          <w:lang w:val="zh-Hans"/>
        </w:rPr>
        <w:t>下订单</w:t>
      </w:r>
      <w:bookmarkEnd w:id="841"/>
      <w:bookmarkEnd w:id="842"/>
    </w:p>
    <w:p w14:paraId="7A37DBC8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ReqOrderInsert </w:t>
      </w:r>
      <w:r>
        <w:rPr>
          <w:lang w:val="zh-Hans"/>
        </w:rPr>
        <w:t>方法</w:t>
      </w:r>
      <w:del w:id="843" w:author="陈学锋" w:date="2018-07-12T21:44:00Z">
        <w:r w:rsidDel="00461EDD">
          <w:rPr>
            <w:lang w:val="zh-Hans"/>
          </w:rPr>
          <w:delText xml:space="preserve">for placing </w:delText>
        </w:r>
      </w:del>
      <w:ins w:id="844" w:author="陈学锋" w:date="2018-07-12T21:44:00Z">
        <w:r w:rsidR="00461EDD">
          <w:rPr>
            <w:lang w:val="zh-Hans"/>
          </w:rPr>
          <w:t>用于下订单</w:t>
        </w:r>
      </w:ins>
      <w:r>
        <w:rPr>
          <w:lang w:val="zh-Hans"/>
        </w:rPr>
        <w:t>。主要数据结构是</w:t>
      </w:r>
      <w:r>
        <w:rPr>
          <w:lang w:val="zh-Hans"/>
        </w:rPr>
        <w:t>CThostFtdcInputOrderField</w:t>
      </w:r>
      <w:r>
        <w:rPr>
          <w:lang w:val="zh-Hans"/>
        </w:rPr>
        <w:t>。</w:t>
      </w:r>
      <w:r>
        <w:rPr>
          <w:lang w:val="zh-Hans"/>
        </w:rPr>
        <w:t xml:space="preserve">. </w:t>
      </w:r>
    </w:p>
    <w:p w14:paraId="4BF77833" w14:textId="77777777" w:rsidR="00274F8B" w:rsidRDefault="00F9769E">
      <w:pPr>
        <w:rPr>
          <w:rFonts w:cs="Calibri"/>
        </w:rPr>
      </w:pPr>
      <w:r>
        <w:rPr>
          <w:lang w:val="zh-Hans"/>
        </w:rPr>
        <w:t>一般分配代码如下：</w:t>
      </w:r>
    </w:p>
    <w:p w14:paraId="6FCB0FC5" w14:textId="77777777" w:rsidR="00274F8B" w:rsidRDefault="003822AC">
      <w:pPr>
        <w:rPr>
          <w:rFonts w:cs="Calibri"/>
        </w:rPr>
      </w:pPr>
      <w:r>
        <w:rPr>
          <w:rFonts w:ascii="宋体" w:hAnsi="宋体" w:cs="宋体" w:hint="eastAsia"/>
          <w:noProof/>
        </w:rPr>
        <w:drawing>
          <wp:inline distT="0" distB="0" distL="0" distR="0" wp14:anchorId="2DEAA470" wp14:editId="1DB325F8">
            <wp:extent cx="4762500" cy="4419600"/>
            <wp:effectExtent l="0" t="0" r="0" b="0"/>
            <wp:docPr id="16" name="图片 34" descr="报单通用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报单通用代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F133" w14:textId="77777777" w:rsidR="00274F8B" w:rsidRDefault="00F9769E">
      <w:pPr>
        <w:rPr>
          <w:rFonts w:cs="Calibri"/>
        </w:rPr>
      </w:pPr>
      <w:r>
        <w:rPr>
          <w:lang w:val="zh-Hans"/>
        </w:rPr>
        <w:lastRenderedPageBreak/>
        <w:t>应为相应的字段指定具有不同值的不同订单。</w:t>
      </w:r>
    </w:p>
    <w:p w14:paraId="29BA1C74" w14:textId="77777777" w:rsidR="00274F8B" w:rsidRDefault="00F9769E">
      <w:pPr>
        <w:rPr>
          <w:rFonts w:eastAsia="微软雅黑" w:cs="Calibri"/>
          <w:b/>
        </w:rPr>
      </w:pPr>
      <w:r>
        <w:rPr>
          <w:b/>
          <w:lang w:val="zh-Hans"/>
        </w:rPr>
        <w:t>限价单</w:t>
      </w:r>
    </w:p>
    <w:p w14:paraId="63E24955" w14:textId="77777777" w:rsidR="00274F8B" w:rsidRDefault="003822AC">
      <w:pPr>
        <w:rPr>
          <w:rFonts w:cs="Calibri"/>
          <w:u w:val="single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CC4674B" wp14:editId="15BB9E09">
            <wp:extent cx="4800600" cy="1866900"/>
            <wp:effectExtent l="0" t="0" r="0" b="0"/>
            <wp:docPr id="1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IMG_2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2EBF" w14:textId="77777777" w:rsidR="00274F8B" w:rsidRDefault="00F9769E">
      <w:pPr>
        <w:rPr>
          <w:rFonts w:eastAsia="微软雅黑" w:cs="Calibri"/>
          <w:b/>
        </w:rPr>
      </w:pPr>
      <w:r>
        <w:rPr>
          <w:b/>
          <w:lang w:val="zh-Hans"/>
        </w:rPr>
        <w:t>市场订单</w:t>
      </w:r>
    </w:p>
    <w:p w14:paraId="362252AB" w14:textId="77777777" w:rsidR="00274F8B" w:rsidRDefault="003822AC">
      <w:pPr>
        <w:rPr>
          <w:rFonts w:cs="Calibri"/>
          <w:u w:val="single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9AA876D" wp14:editId="7E1A375C">
            <wp:extent cx="4772025" cy="1838325"/>
            <wp:effectExtent l="0" t="0" r="9525" b="9525"/>
            <wp:docPr id="1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IMG_2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3892" w14:textId="77777777" w:rsidR="00274F8B" w:rsidRDefault="00F9769E">
      <w:pPr>
        <w:rPr>
          <w:rFonts w:eastAsia="微软雅黑" w:cs="Calibri"/>
          <w:b/>
        </w:rPr>
      </w:pPr>
      <w:r>
        <w:rPr>
          <w:b/>
          <w:lang w:val="zh-Hans"/>
        </w:rPr>
        <w:t>条件顺序</w:t>
      </w:r>
    </w:p>
    <w:p w14:paraId="31E919B3" w14:textId="77777777" w:rsidR="00274F8B" w:rsidRDefault="003822AC">
      <w:pPr>
        <w:rPr>
          <w:rFonts w:cs="Calibri"/>
          <w:u w:val="single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4ECAD1A9" wp14:editId="55DA295E">
            <wp:extent cx="4924425" cy="3162300"/>
            <wp:effectExtent l="0" t="0" r="9525" b="0"/>
            <wp:docPr id="1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IMG_2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A7A4" w14:textId="77777777" w:rsidR="00274F8B" w:rsidRDefault="00F9769E">
      <w:pPr>
        <w:rPr>
          <w:rFonts w:eastAsia="微软雅黑" w:cs="Calibri"/>
          <w:b/>
        </w:rPr>
      </w:pPr>
      <w:r>
        <w:rPr>
          <w:b/>
          <w:lang w:val="zh-Hans"/>
        </w:rPr>
        <w:lastRenderedPageBreak/>
        <w:t>条件订单介绍</w:t>
      </w:r>
    </w:p>
    <w:p w14:paraId="46AB2096" w14:textId="77777777" w:rsidR="00274F8B" w:rsidRDefault="00F9769E">
      <w:pPr>
        <w:rPr>
          <w:rFonts w:cs="Calibri"/>
        </w:rPr>
      </w:pPr>
      <w:r>
        <w:rPr>
          <w:lang w:val="zh-Hans"/>
        </w:rPr>
        <w:t>条件订单是一种订单，仅在满足指定条件时才执行。条件可以基于最新报价单或</w:t>
      </w:r>
      <w:r>
        <w:rPr>
          <w:lang w:val="zh-Hans"/>
        </w:rPr>
        <w:t xml:space="preserve">the </w:t>
      </w:r>
      <w:r>
        <w:rPr>
          <w:lang w:val="zh-Hans"/>
        </w:rPr>
        <w:t>时间。例如，如果投资者有一个</w:t>
      </w:r>
      <w:r>
        <w:rPr>
          <w:lang w:val="zh-Hans"/>
        </w:rPr>
        <w:t xml:space="preserve"> IF1410 </w:t>
      </w:r>
      <w:r>
        <w:rPr>
          <w:lang w:val="zh-Hans"/>
        </w:rPr>
        <w:t>的空</w:t>
      </w:r>
      <w:ins w:id="845" w:author="陈学锋" w:date="2018-07-12T21:48:00Z">
        <w:r w:rsidR="00461EDD">
          <w:rPr>
            <w:lang w:val="zh-Hans"/>
          </w:rPr>
          <w:t xml:space="preserve">and </w:t>
        </w:r>
      </w:ins>
      <w:r>
        <w:rPr>
          <w:lang w:val="zh-Hans"/>
        </w:rPr>
        <w:t>头头寸，并且他希望买入一个空头头寸，以便在价格低于</w:t>
      </w:r>
      <w:del w:id="846" w:author="陈学锋" w:date="2018-07-12T21:48:00Z">
        <w:r w:rsidDel="00461EDD">
          <w:rPr>
            <w:lang w:val="zh-Hans"/>
          </w:rPr>
          <w:delText xml:space="preserve">latest </w:delText>
        </w:r>
      </w:del>
      <w:r>
        <w:rPr>
          <w:lang w:val="zh-Hans"/>
        </w:rPr>
        <w:t>2200</w:t>
      </w:r>
      <w:r>
        <w:rPr>
          <w:lang w:val="zh-Hans"/>
        </w:rPr>
        <w:t>时结束仓位，那么他可以下有条件的订单。当</w:t>
      </w:r>
      <w:r>
        <w:rPr>
          <w:lang w:val="zh-Hans"/>
        </w:rPr>
        <w:t xml:space="preserve">the </w:t>
      </w:r>
      <w:r>
        <w:rPr>
          <w:lang w:val="zh-Hans"/>
        </w:rPr>
        <w:t>报价数据波动且满足条件时，将自动发送</w:t>
      </w:r>
      <w:del w:id="847" w:author="陈学锋" w:date="2018-07-12T21:49:00Z">
        <w:r w:rsidDel="00461EDD">
          <w:rPr>
            <w:lang w:val="zh-Hans"/>
          </w:rPr>
          <w:delText xml:space="preserve">out </w:delText>
        </w:r>
      </w:del>
      <w:r>
        <w:rPr>
          <w:lang w:val="zh-Hans"/>
        </w:rPr>
        <w:t>订单。通过使用条件顺序，他不需要盯着电脑</w:t>
      </w:r>
      <w:del w:id="848" w:author="陈学锋" w:date="2018-07-12T21:50:00Z">
        <w:r w:rsidDel="00461EDD">
          <w:rPr>
            <w:lang w:val="zh-Hans"/>
          </w:rPr>
          <w:delText xml:space="preserve">for monitoring </w:delText>
        </w:r>
      </w:del>
      <w:ins w:id="849" w:author="陈学锋" w:date="2018-07-12T21:50:00Z">
        <w:r w:rsidR="00461EDD">
          <w:rPr>
            <w:lang w:val="zh-Hans"/>
          </w:rPr>
          <w:t>来监控</w:t>
        </w:r>
      </w:ins>
      <w:r>
        <w:rPr>
          <w:lang w:val="zh-Hans"/>
        </w:rPr>
        <w:t>报价。为了更有效地使用有条件订单，投资者可以提交止损和限价订单和市场交易。</w:t>
      </w:r>
    </w:p>
    <w:p w14:paraId="2E0DE473" w14:textId="77777777" w:rsidR="00274F8B" w:rsidRDefault="00274F8B" w:rsidP="003822AC">
      <w:pPr>
        <w:pStyle w:val="a0"/>
        <w:spacing w:before="156"/>
        <w:ind w:firstLine="240"/>
      </w:pPr>
    </w:p>
    <w:p w14:paraId="6601CDF7" w14:textId="77777777" w:rsidR="00274F8B" w:rsidRDefault="00F9769E">
      <w:pPr>
        <w:pStyle w:val="3"/>
        <w:numPr>
          <w:ilvl w:val="2"/>
          <w:numId w:val="2"/>
        </w:numPr>
        <w:rPr>
          <w:rFonts w:ascii="Calibri" w:hAnsi="Calibri" w:cs="Calibri"/>
        </w:rPr>
      </w:pPr>
      <w:r>
        <w:rPr>
          <w:lang w:val="zh-Hans"/>
        </w:rPr>
        <w:t>FOK &amp; FAK</w:t>
      </w:r>
    </w:p>
    <w:p w14:paraId="6E4773CA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FOK</w:t>
      </w:r>
      <w:r>
        <w:rPr>
          <w:b/>
          <w:lang w:val="zh-Hans"/>
        </w:rPr>
        <w:t>（填充或终止）</w:t>
      </w:r>
      <w:r>
        <w:rPr>
          <w:lang w:val="zh-Hans"/>
        </w:rPr>
        <w:t>是一种特殊的条件顺序</w:t>
      </w:r>
      <w:r>
        <w:rPr>
          <w:lang w:val="zh-Hans"/>
        </w:rPr>
        <w:t>.</w:t>
      </w:r>
      <w:r>
        <w:rPr>
          <w:lang w:val="zh-Hans"/>
        </w:rPr>
        <w:t>交换部门接受订单后，如果订单目前能够完成，订单将立即完成</w:t>
      </w:r>
      <w:r>
        <w:rPr>
          <w:lang w:val="zh-Hans"/>
        </w:rPr>
        <w:t>;</w:t>
      </w:r>
      <w:r>
        <w:rPr>
          <w:lang w:val="zh-Hans"/>
        </w:rPr>
        <w:t>否则整个订单将</w:t>
      </w:r>
      <w:r>
        <w:rPr>
          <w:lang w:val="zh-Hans"/>
        </w:rPr>
        <w:t xml:space="preserve"> </w:t>
      </w:r>
      <w:r>
        <w:rPr>
          <w:lang w:val="zh-Hans"/>
        </w:rPr>
        <w:t>被取消。</w:t>
      </w:r>
    </w:p>
    <w:p w14:paraId="4631FE46" w14:textId="77777777" w:rsidR="00274F8B" w:rsidRDefault="00F9769E">
      <w:pPr>
        <w:rPr>
          <w:rFonts w:cs="Calibri"/>
        </w:rPr>
      </w:pPr>
      <w:r>
        <w:rPr>
          <w:b/>
          <w:lang w:val="zh-Hans"/>
        </w:rPr>
        <w:t>FAK</w:t>
      </w:r>
      <w:r>
        <w:rPr>
          <w:b/>
          <w:lang w:val="zh-Hans"/>
        </w:rPr>
        <w:t>（填充和杀死）</w:t>
      </w:r>
      <w:r>
        <w:rPr>
          <w:lang w:val="zh-Hans"/>
        </w:rPr>
        <w:t>也是一种特殊的条件顺序</w:t>
      </w:r>
      <w:r>
        <w:rPr>
          <w:lang w:val="zh-Hans"/>
        </w:rPr>
        <w:t>.</w:t>
      </w:r>
      <w:r>
        <w:rPr>
          <w:lang w:val="zh-Hans"/>
        </w:rPr>
        <w:t>交换接受订单后，如果此时可以部分</w:t>
      </w:r>
      <w:r>
        <w:rPr>
          <w:lang w:val="zh-Hans"/>
        </w:rPr>
        <w:t>filled</w:t>
      </w:r>
      <w:r>
        <w:rPr>
          <w:lang w:val="zh-Hans"/>
        </w:rPr>
        <w:t>填写订单，则订单的一部分将被填写</w:t>
      </w:r>
      <w:ins w:id="850" w:author="陈学锋" w:date="2018-07-12T21:52:00Z">
        <w:r w:rsidR="00673565">
          <w:rPr>
            <w:lang w:val="zh-Hans"/>
          </w:rPr>
          <w:t xml:space="preserve">the </w:t>
        </w:r>
      </w:ins>
      <w:r>
        <w:rPr>
          <w:lang w:val="zh-Hans"/>
        </w:rPr>
        <w:t>，</w:t>
      </w:r>
      <w:ins w:id="851" w:author="陈学锋" w:date="2018-07-12T21:54:00Z">
        <w:r w:rsidR="00673565">
          <w:rPr>
            <w:lang w:val="zh-Hans"/>
          </w:rPr>
          <w:t>订单</w:t>
        </w:r>
      </w:ins>
      <w:r>
        <w:rPr>
          <w:lang w:val="zh-Hans"/>
        </w:rPr>
        <w:t>的剩余数量将立即取消。</w:t>
      </w:r>
    </w:p>
    <w:p w14:paraId="06F4A0DE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CTP API </w:t>
      </w:r>
      <w:r>
        <w:rPr>
          <w:lang w:val="zh-Hans"/>
        </w:rPr>
        <w:t>通过字段组合实现</w:t>
      </w:r>
      <w:r>
        <w:rPr>
          <w:lang w:val="zh-Hans"/>
        </w:rPr>
        <w:t xml:space="preserve"> FAK</w:t>
      </w:r>
      <w:r>
        <w:rPr>
          <w:lang w:val="zh-Hans"/>
        </w:rPr>
        <w:t>和</w:t>
      </w:r>
      <w:r>
        <w:rPr>
          <w:lang w:val="zh-Hans"/>
        </w:rPr>
        <w:t xml:space="preserve"> FOK </w:t>
      </w:r>
      <w:r>
        <w:rPr>
          <w:lang w:val="zh-Hans"/>
        </w:rPr>
        <w:t>指令。</w:t>
      </w: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3042"/>
        <w:gridCol w:w="2878"/>
        <w:gridCol w:w="2977"/>
      </w:tblGrid>
      <w:tr w:rsidR="00274F8B" w14:paraId="3A9AB89D" w14:textId="77777777">
        <w:tc>
          <w:tcPr>
            <w:tcW w:w="3042" w:type="dxa"/>
            <w:tcBorders>
              <w:tl2br w:val="nil"/>
              <w:tr2bl w:val="nil"/>
            </w:tcBorders>
            <w:shd w:val="clear" w:color="auto" w:fill="9BBB59"/>
          </w:tcPr>
          <w:p w14:paraId="71CC2B87" w14:textId="77777777" w:rsidR="00274F8B" w:rsidRDefault="00274F8B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FFFFFF"/>
              </w:rPr>
            </w:pPr>
            <w:bookmarkStart w:id="852" w:name="OLE_LINK142"/>
            <w:bookmarkStart w:id="853" w:name="OLE_LINK143"/>
          </w:p>
        </w:tc>
        <w:tc>
          <w:tcPr>
            <w:tcW w:w="2878" w:type="dxa"/>
            <w:tcBorders>
              <w:tl2br w:val="nil"/>
              <w:tr2bl w:val="nil"/>
            </w:tcBorders>
            <w:shd w:val="clear" w:color="auto" w:fill="9BBB59"/>
          </w:tcPr>
          <w:p w14:paraId="40AED3CD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FFFFFF"/>
              </w:rPr>
            </w:pPr>
            <w:r>
              <w:rPr>
                <w:color w:val="FFFFFF"/>
                <w:lang w:val="zh-Hans"/>
              </w:rPr>
              <w:t>Fak</w:t>
            </w:r>
          </w:p>
        </w:tc>
        <w:tc>
          <w:tcPr>
            <w:tcW w:w="2977" w:type="dxa"/>
            <w:tcBorders>
              <w:tl2br w:val="nil"/>
              <w:tr2bl w:val="nil"/>
            </w:tcBorders>
            <w:shd w:val="clear" w:color="auto" w:fill="9BBB59"/>
          </w:tcPr>
          <w:p w14:paraId="0E003FC2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FFFFFF"/>
              </w:rPr>
            </w:pPr>
            <w:r>
              <w:rPr>
                <w:color w:val="FFFFFF"/>
                <w:lang w:val="zh-Hans"/>
              </w:rPr>
              <w:t>育种</w:t>
            </w:r>
          </w:p>
        </w:tc>
      </w:tr>
      <w:tr w:rsidR="00274F8B" w14:paraId="14623E06" w14:textId="77777777">
        <w:tc>
          <w:tcPr>
            <w:tcW w:w="3042" w:type="dxa"/>
            <w:tcBorders>
              <w:tl2br w:val="nil"/>
              <w:tr2bl w:val="nil"/>
            </w:tcBorders>
            <w:shd w:val="clear" w:color="auto" w:fill="EFF3EA"/>
          </w:tcPr>
          <w:p w14:paraId="5CA92F48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TthostFtdcorder </w:t>
            </w:r>
            <w:r>
              <w:rPr>
                <w:color w:val="000000"/>
                <w:lang w:val="zh-Hans"/>
              </w:rPr>
              <w:t>价格类型</w:t>
            </w:r>
          </w:p>
        </w:tc>
        <w:tc>
          <w:tcPr>
            <w:tcW w:w="2878" w:type="dxa"/>
            <w:tcBorders>
              <w:tl2br w:val="nil"/>
              <w:tr2bl w:val="nil"/>
            </w:tcBorders>
            <w:shd w:val="clear" w:color="auto" w:fill="EFF3EA"/>
          </w:tcPr>
          <w:p w14:paraId="6187CB99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THOST_FTDC_OPT_LimitPrice</w:t>
            </w:r>
          </w:p>
        </w:tc>
        <w:tc>
          <w:tcPr>
            <w:tcW w:w="2977" w:type="dxa"/>
            <w:tcBorders>
              <w:tl2br w:val="nil"/>
              <w:tr2bl w:val="nil"/>
            </w:tcBorders>
            <w:shd w:val="clear" w:color="auto" w:fill="EFF3EA"/>
          </w:tcPr>
          <w:p w14:paraId="319AA2BF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THOST_FTDC_OPT_LimitPrice</w:t>
            </w:r>
          </w:p>
        </w:tc>
      </w:tr>
      <w:tr w:rsidR="00274F8B" w14:paraId="7488819F" w14:textId="77777777">
        <w:tc>
          <w:tcPr>
            <w:tcW w:w="3042" w:type="dxa"/>
            <w:tcBorders>
              <w:tl2br w:val="nil"/>
              <w:tr2bl w:val="nil"/>
            </w:tcBorders>
            <w:shd w:val="clear" w:color="auto" w:fill="FFFFFF"/>
          </w:tcPr>
          <w:p w14:paraId="17F22E58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Tthostftdctime </w:t>
            </w:r>
            <w:r>
              <w:rPr>
                <w:color w:val="000000"/>
                <w:lang w:val="zh-Hans"/>
              </w:rPr>
              <w:t>条件类型</w:t>
            </w:r>
          </w:p>
        </w:tc>
        <w:tc>
          <w:tcPr>
            <w:tcW w:w="2878" w:type="dxa"/>
            <w:tcBorders>
              <w:tl2br w:val="nil"/>
              <w:tr2bl w:val="nil"/>
            </w:tcBorders>
            <w:shd w:val="clear" w:color="auto" w:fill="FFFFFF"/>
          </w:tcPr>
          <w:p w14:paraId="40E8A85B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THOST_FTDC_TC_IOC</w:t>
            </w:r>
          </w:p>
        </w:tc>
        <w:tc>
          <w:tcPr>
            <w:tcW w:w="2977" w:type="dxa"/>
            <w:tcBorders>
              <w:tl2br w:val="nil"/>
              <w:tr2bl w:val="nil"/>
            </w:tcBorders>
            <w:shd w:val="clear" w:color="auto" w:fill="FFFFFF"/>
          </w:tcPr>
          <w:p w14:paraId="388F825A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THOST_FTDC_TC_IOC</w:t>
            </w:r>
          </w:p>
        </w:tc>
      </w:tr>
      <w:tr w:rsidR="00274F8B" w14:paraId="4BE06D66" w14:textId="77777777">
        <w:tc>
          <w:tcPr>
            <w:tcW w:w="3042" w:type="dxa"/>
            <w:tcBorders>
              <w:tl2br w:val="nil"/>
              <w:tr2bl w:val="nil"/>
            </w:tcBorders>
            <w:shd w:val="clear" w:color="auto" w:fill="EFF3EA"/>
          </w:tcPr>
          <w:p w14:paraId="33E1A32E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TThostFtdcVolume </w:t>
            </w:r>
            <w:r>
              <w:rPr>
                <w:color w:val="000000"/>
                <w:lang w:val="zh-Hans"/>
              </w:rPr>
              <w:t>条件类型</w:t>
            </w:r>
          </w:p>
        </w:tc>
        <w:tc>
          <w:tcPr>
            <w:tcW w:w="2878" w:type="dxa"/>
            <w:tcBorders>
              <w:tl2br w:val="nil"/>
              <w:tr2bl w:val="nil"/>
            </w:tcBorders>
            <w:shd w:val="clear" w:color="auto" w:fill="EFF3EA"/>
          </w:tcPr>
          <w:p w14:paraId="723DDD45" w14:textId="77777777" w:rsidR="00274F8B" w:rsidRDefault="00F9769E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THOST_FTDC_VC_AV /</w:t>
            </w:r>
          </w:p>
          <w:p w14:paraId="4A5E9DCC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THOST_FTDC_VC_MV</w:t>
            </w:r>
          </w:p>
        </w:tc>
        <w:tc>
          <w:tcPr>
            <w:tcW w:w="2977" w:type="dxa"/>
            <w:tcBorders>
              <w:tl2br w:val="nil"/>
              <w:tr2bl w:val="nil"/>
            </w:tcBorders>
            <w:shd w:val="clear" w:color="auto" w:fill="EFF3EA"/>
          </w:tcPr>
          <w:p w14:paraId="2AD86D28" w14:textId="77777777" w:rsidR="00274F8B" w:rsidRDefault="00F9769E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THOST_FTDC_VC_CV</w:t>
            </w:r>
          </w:p>
        </w:tc>
      </w:tr>
    </w:tbl>
    <w:bookmarkEnd w:id="852"/>
    <w:bookmarkEnd w:id="853"/>
    <w:p w14:paraId="7BD1C209" w14:textId="77777777" w:rsidR="00274F8B" w:rsidRDefault="00F9769E">
      <w:pPr>
        <w:rPr>
          <w:rFonts w:eastAsia="微软雅黑" w:cs="Calibri"/>
          <w:b/>
        </w:rPr>
      </w:pPr>
      <w:r>
        <w:rPr>
          <w:b/>
          <w:lang w:val="zh-Hans"/>
        </w:rPr>
        <w:t>最小卷</w:t>
      </w:r>
      <w:r>
        <w:rPr>
          <w:b/>
          <w:lang w:val="zh-Hans"/>
        </w:rPr>
        <w:t xml:space="preserve"> </w:t>
      </w:r>
      <w:r>
        <w:rPr>
          <w:b/>
          <w:lang w:val="zh-Hans"/>
        </w:rPr>
        <w:t>字段</w:t>
      </w:r>
    </w:p>
    <w:p w14:paraId="390DC742" w14:textId="77777777" w:rsidR="00274F8B" w:rsidRDefault="00F9769E">
      <w:pPr>
        <w:rPr>
          <w:rFonts w:cs="Calibri"/>
        </w:rPr>
      </w:pPr>
      <w:r>
        <w:rPr>
          <w:lang w:val="zh-Hans"/>
        </w:rPr>
        <w:t>对于</w:t>
      </w:r>
      <w:r>
        <w:rPr>
          <w:lang w:val="zh-Hans"/>
        </w:rPr>
        <w:t xml:space="preserve"> FAK</w:t>
      </w:r>
      <w:ins w:id="854" w:author="陈学锋" w:date="2018-07-12T21:55:00Z">
        <w:r w:rsidR="00673565">
          <w:rPr>
            <w:lang w:val="zh-Hans"/>
          </w:rPr>
          <w:t>指令</w:t>
        </w:r>
      </w:ins>
      <w:r>
        <w:rPr>
          <w:lang w:val="zh-Hans"/>
        </w:rPr>
        <w:t>，</w:t>
      </w:r>
      <w:r>
        <w:rPr>
          <w:lang w:val="zh-Hans"/>
        </w:rPr>
        <w:t>THOST_FTDC_VC_AV</w:t>
      </w:r>
      <w:r>
        <w:rPr>
          <w:lang w:val="zh-Hans"/>
        </w:rPr>
        <w:t>表示任何卷，</w:t>
      </w:r>
      <w:r>
        <w:rPr>
          <w:lang w:val="zh-Hans"/>
        </w:rPr>
        <w:t>THOST_FTDC_VC_MV</w:t>
      </w:r>
      <w:r>
        <w:rPr>
          <w:lang w:val="zh-Hans"/>
        </w:rPr>
        <w:t>表示最小卷。如果</w:t>
      </w:r>
      <w:r>
        <w:rPr>
          <w:lang w:val="zh-Hans"/>
        </w:rPr>
        <w:t>THOST_FTDC_VC_MV</w:t>
      </w:r>
      <w:r>
        <w:rPr>
          <w:lang w:val="zh-Hans"/>
        </w:rPr>
        <w:t>，投资者应指定需要填充的最小交易量。如果可以填充的卷小于</w:t>
      </w:r>
      <w:r>
        <w:rPr>
          <w:lang w:val="zh-Hans"/>
        </w:rPr>
        <w:t xml:space="preserve"> MinVolume</w:t>
      </w:r>
      <w:r>
        <w:rPr>
          <w:lang w:val="zh-Hans"/>
        </w:rPr>
        <w:t>，则整个订单将被取消，并且不会填充任何卷。</w:t>
      </w:r>
    </w:p>
    <w:p w14:paraId="60A20FB5" w14:textId="77777777" w:rsidR="00274F8B" w:rsidRDefault="00F9769E">
      <w:pPr>
        <w:rPr>
          <w:rFonts w:eastAsia="微软雅黑" w:cs="Calibri"/>
          <w:b/>
        </w:rPr>
      </w:pPr>
      <w:r>
        <w:rPr>
          <w:b/>
          <w:lang w:val="zh-Hans"/>
        </w:rPr>
        <w:t>组合集火焰</w:t>
      </w:r>
      <w:r>
        <w:rPr>
          <w:b/>
          <w:lang w:val="zh-Hans"/>
        </w:rPr>
        <w:t xml:space="preserve"> </w:t>
      </w:r>
      <w:r>
        <w:rPr>
          <w:b/>
          <w:lang w:val="zh-Hans"/>
        </w:rPr>
        <w:t>字段</w:t>
      </w:r>
    </w:p>
    <w:p w14:paraId="44417FB3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CombOffsetFlag </w:t>
      </w:r>
      <w:r>
        <w:rPr>
          <w:lang w:val="zh-Hans"/>
        </w:rPr>
        <w:t>用于指定订单的偏移属性（开盘、收盘、关闭）。</w:t>
      </w:r>
    </w:p>
    <w:p w14:paraId="1FCCD3EA" w14:textId="77777777" w:rsidR="00274F8B" w:rsidRDefault="003822AC">
      <w:pPr>
        <w:rPr>
          <w:rFonts w:cs="Calibri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2D71E759" wp14:editId="05C4FFE7">
            <wp:extent cx="4991100" cy="390525"/>
            <wp:effectExtent l="0" t="0" r="0" b="9525"/>
            <wp:docPr id="20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IMG_2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8257" w14:textId="77777777" w:rsidR="00274F8B" w:rsidRDefault="00F9769E">
      <w:pPr>
        <w:rPr>
          <w:rFonts w:cs="Calibri"/>
        </w:rPr>
      </w:pPr>
      <w:r>
        <w:rPr>
          <w:lang w:val="zh-Hans"/>
        </w:rPr>
        <w:t>该字段是一</w:t>
      </w:r>
      <w:ins w:id="855" w:author="陈学锋" w:date="2018-07-12T21:57:00Z">
        <w:r w:rsidR="00673565">
          <w:rPr>
            <w:lang w:val="zh-Hans"/>
          </w:rPr>
          <w:t>个</w:t>
        </w:r>
        <w:r w:rsidR="00673565">
          <w:rPr>
            <w:lang w:val="zh-Hans"/>
          </w:rPr>
          <w:t xml:space="preserve"> 5 </w:t>
        </w:r>
      </w:ins>
      <w:proofErr w:type="gramStart"/>
      <w:r>
        <w:rPr>
          <w:lang w:val="zh-Hans"/>
        </w:rPr>
        <w:t>个</w:t>
      </w:r>
      <w:proofErr w:type="gramEnd"/>
      <w:r>
        <w:rPr>
          <w:lang w:val="zh-Hans"/>
        </w:rPr>
        <w:t>字符的数组</w:t>
      </w:r>
      <w:del w:id="856" w:author="陈学锋" w:date="2018-07-12T21:57:00Z">
        <w:r w:rsidDel="00673565">
          <w:rPr>
            <w:lang w:val="zh-Hans"/>
          </w:rPr>
          <w:delText xml:space="preserve"> in length of 5</w:delText>
        </w:r>
      </w:del>
      <w:r>
        <w:rPr>
          <w:lang w:val="zh-Hans"/>
        </w:rPr>
        <w:t>。它可用于描述常见订单和组合</w:t>
      </w:r>
      <w:r>
        <w:rPr>
          <w:lang w:val="zh-Hans"/>
        </w:rPr>
        <w:t xml:space="preserve"> al </w:t>
      </w:r>
      <w:r>
        <w:rPr>
          <w:lang w:val="zh-Hans"/>
        </w:rPr>
        <w:t>订单的订单偏移</w:t>
      </w:r>
      <w:ins w:id="857" w:author="陈学锋" w:date="2018-07-21T21:39:00Z">
        <w:r w:rsidR="00107457">
          <w:rPr>
            <w:lang w:val="zh-Hans"/>
          </w:rPr>
          <w:t>属性</w:t>
        </w:r>
      </w:ins>
      <w:r>
        <w:rPr>
          <w:lang w:val="zh-Hans"/>
        </w:rPr>
        <w:t>。对于通用订单，只应指定第一个项目，而对于组合</w:t>
      </w:r>
      <w:ins w:id="858" w:author="陈学锋" w:date="2018-07-21T21:39:00Z">
        <w:r w:rsidR="00107457">
          <w:rPr>
            <w:lang w:val="zh-Hans"/>
          </w:rPr>
          <w:t>订单</w:t>
        </w:r>
      </w:ins>
      <w:r>
        <w:rPr>
          <w:lang w:val="zh-Hans"/>
        </w:rPr>
        <w:t>，应指定第一个和第二个项目。有关允许的值，请参阅</w:t>
      </w:r>
      <w:r>
        <w:rPr>
          <w:lang w:val="zh-Hans"/>
        </w:rPr>
        <w:t xml:space="preserve"> </w:t>
      </w:r>
      <w:r>
        <w:rPr>
          <w:lang w:val="zh-Hans"/>
        </w:rPr>
        <w:lastRenderedPageBreak/>
        <w:t>ThostFtdcuserApistruct.h</w:t>
      </w:r>
      <w:r>
        <w:rPr>
          <w:lang w:val="zh-Hans"/>
        </w:rPr>
        <w:t>。</w:t>
      </w:r>
      <w:r>
        <w:rPr>
          <w:lang w:val="zh-Hans"/>
        </w:rPr>
        <w:t xml:space="preserve">  </w:t>
      </w:r>
      <w:r w:rsidR="003822AC">
        <w:rPr>
          <w:noProof/>
          <w:sz w:val="24"/>
          <w:szCs w:val="24"/>
          <w:lang w:val="zh-Hans"/>
        </w:rPr>
        <w:drawing>
          <wp:inline distT="0" distB="0" distL="0" distR="0" wp14:anchorId="7199E7BA" wp14:editId="385BCE38">
            <wp:extent cx="5505450" cy="3648075"/>
            <wp:effectExtent l="0" t="0" r="0" b="9525"/>
            <wp:docPr id="21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IMG_2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FE47" w14:textId="77777777" w:rsidR="00274F8B" w:rsidRDefault="00F9769E">
      <w:pPr>
        <w:rPr>
          <w:rFonts w:cs="Calibri"/>
        </w:rPr>
      </w:pPr>
      <w:r>
        <w:rPr>
          <w:lang w:val="zh-Hans"/>
        </w:rPr>
        <w:t>s  SHFE</w:t>
      </w:r>
      <w:r>
        <w:rPr>
          <w:lang w:val="zh-Hans"/>
        </w:rPr>
        <w:t>的仓位分为今天仓位</w:t>
      </w:r>
      <w:r>
        <w:rPr>
          <w:lang w:val="zh-Hans"/>
        </w:rPr>
        <w:t>s</w:t>
      </w:r>
      <w:r>
        <w:rPr>
          <w:lang w:val="zh-Hans"/>
        </w:rPr>
        <w:t>（</w:t>
      </w:r>
      <w:r>
        <w:rPr>
          <w:lang w:val="zh-Hans"/>
        </w:rPr>
        <w:t>s</w:t>
      </w:r>
      <w:ins w:id="859" w:author="陈学锋" w:date="2018-07-12T21:59:00Z">
        <w:r w:rsidR="00673565">
          <w:rPr>
            <w:lang w:val="zh-Hans"/>
          </w:rPr>
          <w:t>今天开盘）和</w:t>
        </w:r>
      </w:ins>
      <w:r>
        <w:rPr>
          <w:lang w:val="zh-Hans"/>
        </w:rPr>
        <w:t>昨天仓位</w:t>
      </w:r>
      <w:r>
        <w:rPr>
          <w:lang w:val="zh-Hans"/>
        </w:rPr>
        <w:t>s</w:t>
      </w:r>
      <w:r>
        <w:rPr>
          <w:lang w:val="zh-Hans"/>
        </w:rPr>
        <w:t>（</w:t>
      </w:r>
      <w:ins w:id="860" w:author="陈学锋" w:date="2018-07-12T21:59:00Z">
        <w:r w:rsidR="00673565">
          <w:rPr>
            <w:lang w:val="zh-Hans"/>
          </w:rPr>
          <w:t>历史仓位）。</w:t>
        </w:r>
      </w:ins>
      <w:r>
        <w:rPr>
          <w:lang w:val="zh-Hans"/>
        </w:rPr>
        <w:t>平</w:t>
      </w:r>
      <w:r>
        <w:rPr>
          <w:lang w:val="zh-Hans"/>
        </w:rPr>
        <w:t xml:space="preserve"> closing</w:t>
      </w:r>
      <w:r>
        <w:rPr>
          <w:lang w:val="zh-Hans"/>
        </w:rPr>
        <w:t>仓时，必须指定指令</w:t>
      </w:r>
      <w:ins w:id="861" w:author="陈学锋" w:date="2018-07-12T21:59:00Z">
        <w:r w:rsidR="00673565">
          <w:rPr>
            <w:lang w:val="zh-Hans"/>
          </w:rPr>
          <w:t xml:space="preserve">whether </w:t>
        </w:r>
      </w:ins>
      <w:r>
        <w:rPr>
          <w:lang w:val="zh-Hans"/>
        </w:rPr>
        <w:t>是今天平仓还是昨天平仓</w:t>
      </w:r>
      <w:r>
        <w:rPr>
          <w:lang w:val="zh-Hans"/>
        </w:rPr>
        <w:t>s</w:t>
      </w:r>
      <w:r>
        <w:rPr>
          <w:lang w:val="zh-Hans"/>
        </w:rPr>
        <w:t>。</w:t>
      </w:r>
    </w:p>
    <w:p w14:paraId="65A5A5E2" w14:textId="77777777" w:rsidR="00274F8B" w:rsidRDefault="00F9769E">
      <w:pPr>
        <w:rPr>
          <w:rFonts w:cs="Calibri"/>
        </w:rPr>
      </w:pPr>
      <w:r>
        <w:rPr>
          <w:lang w:val="zh-Hans"/>
        </w:rPr>
        <w:t>如果使用</w:t>
      </w:r>
      <w:r>
        <w:rPr>
          <w:lang w:val="zh-Hans"/>
        </w:rPr>
        <w:t xml:space="preserve">THOST_FTDC_OF_Close </w:t>
      </w:r>
      <w:ins w:id="862" w:author="陈学锋" w:date="2018-07-12T22:00:00Z">
        <w:r w:rsidR="00673565">
          <w:rPr>
            <w:lang w:val="zh-Hans"/>
          </w:rPr>
          <w:t xml:space="preserve"> </w:t>
        </w:r>
      </w:ins>
      <w:r>
        <w:rPr>
          <w:lang w:val="zh-Hans"/>
        </w:rPr>
        <w:t xml:space="preserve"> </w:t>
      </w:r>
      <w:del w:id="863" w:author="陈学锋" w:date="2018-07-12T22:00:00Z">
        <w:r w:rsidDel="00673565">
          <w:rPr>
            <w:lang w:val="zh-Hans"/>
          </w:rPr>
          <w:delText xml:space="preserve">with </w:delText>
        </w:r>
      </w:del>
      <w:r>
        <w:rPr>
          <w:lang w:val="zh-Hans"/>
        </w:rPr>
        <w:t xml:space="preserve">THOST_FTDC_OF_CloseYesterday SHFE </w:t>
      </w:r>
      <w:r>
        <w:rPr>
          <w:lang w:val="zh-Hans"/>
        </w:rPr>
        <w:t>的位置，则结果与</w:t>
      </w:r>
      <w:r>
        <w:rPr>
          <w:lang w:val="zh-Hans"/>
        </w:rPr>
        <w:t>THOST_FTDC_OF_CloseYesterday</w:t>
      </w:r>
      <w:r>
        <w:rPr>
          <w:lang w:val="zh-Hans"/>
        </w:rPr>
        <w:t>。如果将</w:t>
      </w:r>
      <w:r>
        <w:rPr>
          <w:lang w:val="zh-Hans"/>
        </w:rPr>
        <w:t>THOST_FTDC_OF_CloseTHOST_FTDC_OF_CloseToday or THOST_FTDC_OF_CloseToday THOST_FTDC_OF_CloseYesterday</w:t>
      </w:r>
      <w:del w:id="864" w:author="陈学锋" w:date="2018-07-12T22:00:00Z">
        <w:r w:rsidDel="00673565">
          <w:rPr>
            <w:lang w:val="zh-Hans"/>
          </w:rPr>
          <w:delText xml:space="preserve">with </w:delText>
        </w:r>
      </w:del>
      <w:r>
        <w:rPr>
          <w:lang w:val="zh-Hans"/>
        </w:rPr>
        <w:t>或数据用于其他交换，则结果与</w:t>
      </w:r>
      <w:ins w:id="865" w:author="陈学锋" w:date="2018-07-12T22:00:00Z">
        <w:r w:rsidR="00673565">
          <w:rPr>
            <w:lang w:val="zh-Hans"/>
          </w:rPr>
          <w:t>THOST_FTDC_OF_Close</w:t>
        </w:r>
        <w:r w:rsidR="00673565">
          <w:rPr>
            <w:lang w:val="zh-Hans"/>
          </w:rPr>
          <w:t>。</w:t>
        </w:r>
        <w:r w:rsidR="00673565">
          <w:rPr>
            <w:lang w:val="zh-Hans"/>
          </w:rPr>
          <w:t xml:space="preserve"> </w:t>
        </w:r>
      </w:ins>
      <w:r>
        <w:rPr>
          <w:lang w:val="zh-Hans"/>
        </w:rPr>
        <w:t>.</w:t>
      </w:r>
    </w:p>
    <w:p w14:paraId="1ED9C2DE" w14:textId="77777777" w:rsidR="00274F8B" w:rsidRDefault="00F9769E">
      <w:pPr>
        <w:rPr>
          <w:rFonts w:cs="Calibri"/>
        </w:rPr>
      </w:pPr>
      <w:r>
        <w:rPr>
          <w:b/>
          <w:bCs/>
          <w:lang w:val="zh-Hans"/>
        </w:rPr>
        <w:t>注：目前，</w:t>
      </w:r>
      <w:ins w:id="866" w:author="陈学锋" w:date="2018-07-12T22:00:00Z">
        <w:r w:rsidR="00673565">
          <w:rPr>
            <w:b/>
            <w:bCs/>
            <w:lang w:val="zh-Hans"/>
          </w:rPr>
          <w:t>四</w:t>
        </w:r>
      </w:ins>
      <w:r>
        <w:rPr>
          <w:b/>
          <w:bCs/>
          <w:lang w:val="zh-Hans"/>
        </w:rPr>
        <w:t>家交易所都是先开，平仓时先平仓。除了第一个</w:t>
      </w:r>
      <w:r>
        <w:rPr>
          <w:b/>
          <w:bCs/>
          <w:lang w:val="zh-Hans"/>
        </w:rPr>
        <w:t xml:space="preserve"> and </w:t>
      </w:r>
      <w:r>
        <w:rPr>
          <w:b/>
          <w:bCs/>
          <w:lang w:val="zh-Hans"/>
        </w:rPr>
        <w:t>开盘规则和第一个</w:t>
      </w:r>
      <w:r>
        <w:rPr>
          <w:lang w:val="zh-Hans"/>
        </w:rPr>
        <w:t>收盘规则</w:t>
      </w:r>
      <w:r>
        <w:rPr>
          <w:b/>
          <w:bCs/>
          <w:lang w:val="zh-Hans"/>
        </w:rPr>
        <w:t>外，</w:t>
      </w:r>
      <w:r>
        <w:rPr>
          <w:b/>
          <w:bCs/>
          <w:lang w:val="zh-Hans"/>
        </w:rPr>
        <w:t xml:space="preserve">DCE </w:t>
      </w:r>
      <w:r>
        <w:rPr>
          <w:b/>
          <w:bCs/>
          <w:lang w:val="zh-Hans"/>
        </w:rPr>
        <w:t>和</w:t>
      </w:r>
      <w:r>
        <w:rPr>
          <w:b/>
          <w:bCs/>
          <w:lang w:val="zh-Hans"/>
        </w:rPr>
        <w:t xml:space="preserve"> CZCE </w:t>
      </w:r>
      <w:r>
        <w:rPr>
          <w:lang w:val="zh-Hans"/>
        </w:rPr>
        <w:t xml:space="preserve"> </w:t>
      </w:r>
      <w:r>
        <w:rPr>
          <w:b/>
          <w:bCs/>
          <w:lang w:val="zh-Hans"/>
        </w:rPr>
        <w:t xml:space="preserve"> </w:t>
      </w:r>
      <w:r>
        <w:rPr>
          <w:b/>
          <w:bCs/>
          <w:lang w:val="zh-Hans"/>
        </w:rPr>
        <w:t>还有</w:t>
      </w:r>
      <w:r>
        <w:rPr>
          <w:lang w:val="zh-Hans"/>
        </w:rPr>
        <w:t>先</w:t>
      </w:r>
      <w:r>
        <w:rPr>
          <w:b/>
          <w:bCs/>
          <w:lang w:val="zh-Hans"/>
        </w:rPr>
        <w:t>关闭</w:t>
      </w:r>
      <w:r>
        <w:rPr>
          <w:b/>
          <w:bCs/>
          <w:lang w:val="zh-Hans"/>
        </w:rPr>
        <w:t xml:space="preserve"> the </w:t>
      </w:r>
      <w:r>
        <w:rPr>
          <w:b/>
          <w:bCs/>
          <w:lang w:val="zh-Hans"/>
        </w:rPr>
        <w:t>普通订单的规则，然后是</w:t>
      </w:r>
      <w:r>
        <w:rPr>
          <w:b/>
          <w:bCs/>
          <w:lang w:val="zh-Hans"/>
        </w:rPr>
        <w:t xml:space="preserve">the </w:t>
      </w:r>
      <w:r>
        <w:rPr>
          <w:b/>
          <w:bCs/>
          <w:lang w:val="zh-Hans"/>
        </w:rPr>
        <w:t>组合</w:t>
      </w:r>
      <w:ins w:id="867" w:author="陈学锋" w:date="2018-07-21T21:41:00Z">
        <w:r w:rsidR="00CE24B9">
          <w:rPr>
            <w:b/>
            <w:bCs/>
            <w:lang w:val="zh-Hans"/>
          </w:rPr>
          <w:t>的</w:t>
        </w:r>
        <w:r w:rsidR="00CE24B9">
          <w:rPr>
            <w:b/>
            <w:bCs/>
            <w:lang w:val="zh-Hans"/>
          </w:rPr>
          <w:t xml:space="preserve"> al</w:t>
        </w:r>
      </w:ins>
      <w:r>
        <w:rPr>
          <w:lang w:val="zh-Hans"/>
        </w:rPr>
        <w:t xml:space="preserve"> </w:t>
      </w:r>
      <w:r>
        <w:rPr>
          <w:b/>
          <w:bCs/>
          <w:lang w:val="zh-Hans"/>
        </w:rPr>
        <w:t>订单。</w:t>
      </w:r>
    </w:p>
    <w:p w14:paraId="23158A7A" w14:textId="77777777" w:rsidR="00274F8B" w:rsidRDefault="00F9769E">
      <w:pPr>
        <w:pStyle w:val="3"/>
        <w:numPr>
          <w:ilvl w:val="2"/>
          <w:numId w:val="2"/>
        </w:numPr>
      </w:pPr>
      <w:r>
        <w:rPr>
          <w:lang w:val="zh-Hans"/>
        </w:rPr>
        <w:t>订单序列号</w:t>
      </w:r>
    </w:p>
    <w:p w14:paraId="0C6E3D45" w14:textId="77777777" w:rsidR="00274F8B" w:rsidRDefault="00F9769E">
      <w:pPr>
        <w:rPr>
          <w:rFonts w:cs="Calibri"/>
        </w:rPr>
      </w:pPr>
      <w:r>
        <w:rPr>
          <w:lang w:val="zh-Hans"/>
        </w:rPr>
        <w:t>在</w:t>
      </w:r>
      <w:r>
        <w:rPr>
          <w:lang w:val="zh-Hans"/>
        </w:rPr>
        <w:t>CTP</w:t>
      </w:r>
      <w:r>
        <w:rPr>
          <w:lang w:val="zh-Hans"/>
        </w:rPr>
        <w:t>和交换系统中，每个订单有</w:t>
      </w:r>
      <w:r>
        <w:rPr>
          <w:lang w:val="zh-Hans"/>
        </w:rPr>
        <w:t>3</w:t>
      </w:r>
      <w:r>
        <w:rPr>
          <w:lang w:val="zh-Hans"/>
        </w:rPr>
        <w:t>组唯</w:t>
      </w:r>
      <w:r>
        <w:rPr>
          <w:lang w:val="zh-Hans"/>
        </w:rPr>
        <w:t xml:space="preserve"> </w:t>
      </w:r>
      <w:ins w:id="868" w:author="陈学锋" w:date="2018-07-12T22:02:00Z">
        <w:r w:rsidR="00354C26">
          <w:rPr>
            <w:lang w:val="zh-Hans"/>
          </w:rPr>
          <w:t>一</w:t>
        </w:r>
        <w:r w:rsidR="00354C26">
          <w:rPr>
            <w:lang w:val="zh-Hans"/>
          </w:rPr>
          <w:t xml:space="preserve"> </w:t>
        </w:r>
      </w:ins>
      <w:r>
        <w:rPr>
          <w:lang w:val="zh-Hans"/>
        </w:rPr>
        <w:t>的序列号，</w:t>
      </w:r>
      <w:r>
        <w:rPr>
          <w:lang w:val="zh-Hans"/>
        </w:rPr>
        <w:t xml:space="preserve"> </w:t>
      </w:r>
      <w:del w:id="869" w:author="陈学锋" w:date="2018-07-12T22:02:00Z">
        <w:r w:rsidDel="00354C26">
          <w:rPr>
            <w:lang w:val="zh-Hans"/>
          </w:rPr>
          <w:delText>assure the uniqueness</w:delText>
        </w:r>
      </w:del>
      <w:ins w:id="870" w:author="陈学锋" w:date="2018-07-12T22:02:00Z">
        <w:r w:rsidR="00354C26">
          <w:rPr>
            <w:lang w:val="zh-Hans"/>
          </w:rPr>
          <w:t>以避免重复</w:t>
        </w:r>
      </w:ins>
      <w:r>
        <w:rPr>
          <w:lang w:val="zh-Hans"/>
        </w:rPr>
        <w:t>。</w:t>
      </w:r>
    </w:p>
    <w:p w14:paraId="7C313676" w14:textId="77777777" w:rsidR="00274F8B" w:rsidRDefault="00F9769E">
      <w:pPr>
        <w:rPr>
          <w:rFonts w:cs="Calibri"/>
          <w:b/>
          <w:u w:val="single"/>
        </w:rPr>
      </w:pPr>
      <w:r>
        <w:rPr>
          <w:b/>
          <w:u w:val="single"/>
          <w:lang w:val="zh-Hans"/>
        </w:rPr>
        <w:t>正面</w:t>
      </w:r>
      <w:r>
        <w:rPr>
          <w:b/>
          <w:u w:val="single"/>
          <w:lang w:val="zh-Hans"/>
        </w:rPr>
        <w:t xml:space="preserve">= </w:t>
      </w:r>
      <w:r>
        <w:rPr>
          <w:b/>
          <w:u w:val="single"/>
          <w:lang w:val="zh-Hans"/>
        </w:rPr>
        <w:t>会话</w:t>
      </w:r>
      <w:r>
        <w:rPr>
          <w:lang w:val="zh-Hans"/>
        </w:rPr>
        <w:t xml:space="preserve"> </w:t>
      </w:r>
      <w:r>
        <w:rPr>
          <w:b/>
          <w:u w:val="single"/>
          <w:lang w:val="zh-Hans"/>
        </w:rPr>
        <w:t>ID</w:t>
      </w:r>
      <w:r>
        <w:rPr>
          <w:lang w:val="zh-Hans"/>
        </w:rPr>
        <w:t xml:space="preserve"> </w:t>
      </w:r>
      <w:r>
        <w:rPr>
          <w:b/>
          <w:u w:val="single"/>
          <w:lang w:val="zh-Hans"/>
        </w:rPr>
        <w:t xml:space="preserve"> = </w:t>
      </w:r>
      <w:r>
        <w:rPr>
          <w:b/>
          <w:u w:val="single"/>
          <w:lang w:val="zh-Hans"/>
        </w:rPr>
        <w:t>订单参考</w:t>
      </w:r>
    </w:p>
    <w:p w14:paraId="07034821" w14:textId="77777777" w:rsidR="00274F8B" w:rsidRDefault="00F9769E">
      <w:pPr>
        <w:rPr>
          <w:rFonts w:cs="Calibri"/>
        </w:rPr>
      </w:pPr>
      <w:r>
        <w:rPr>
          <w:lang w:val="zh-Hans"/>
        </w:rPr>
        <w:t>登录后，交易内核将返回</w:t>
      </w:r>
      <w:r>
        <w:rPr>
          <w:lang w:val="zh-Hans"/>
        </w:rPr>
        <w:t xml:space="preserve"> FrontID  and </w:t>
      </w:r>
      <w:ins w:id="871" w:author="陈学锋" w:date="2018-07-21T21:41:00Z">
        <w:r w:rsidR="00CE24B9">
          <w:rPr>
            <w:lang w:val="zh-Hans"/>
          </w:rPr>
          <w:t>和当前</w:t>
        </w:r>
      </w:ins>
      <w:r>
        <w:rPr>
          <w:lang w:val="zh-Hans"/>
        </w:rPr>
        <w:t>连接的</w:t>
      </w:r>
      <w:r>
        <w:rPr>
          <w:lang w:val="zh-Hans"/>
        </w:rPr>
        <w:t>s SessionID</w:t>
      </w:r>
      <w:r>
        <w:rPr>
          <w:lang w:val="zh-Hans"/>
        </w:rPr>
        <w:t>。这两个值</w:t>
      </w:r>
      <w:del w:id="872" w:author="陈学锋" w:date="2018-07-12T22:04:00Z">
        <w:r w:rsidDel="00354C26">
          <w:rPr>
            <w:lang w:val="zh-Hans"/>
          </w:rPr>
          <w:delText xml:space="preserve">unchanged </w:delText>
        </w:r>
      </w:del>
      <w:ins w:id="873" w:author="陈学锋" w:date="2018-07-12T22:04:00Z">
        <w:r w:rsidR="00354C26">
          <w:rPr>
            <w:lang w:val="zh-Hans"/>
          </w:rPr>
          <w:t>在这方面</w:t>
        </w:r>
      </w:ins>
      <w:r>
        <w:rPr>
          <w:lang w:val="zh-Hans"/>
        </w:rPr>
        <w:t>是不变</w:t>
      </w:r>
      <w:r>
        <w:rPr>
          <w:lang w:val="zh-Hans"/>
        </w:rPr>
        <w:t>this</w:t>
      </w:r>
      <w:r>
        <w:rPr>
          <w:lang w:val="zh-Hans"/>
        </w:rPr>
        <w:t>的。</w:t>
      </w:r>
    </w:p>
    <w:p w14:paraId="23F2C5D3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OrderRef </w:t>
      </w:r>
      <w:r>
        <w:rPr>
          <w:lang w:val="zh-Hans"/>
        </w:rPr>
        <w:t>是</w:t>
      </w:r>
      <w:ins w:id="874" w:author="陈学锋" w:date="2018-07-12T22:04:00Z">
        <w:r w:rsidR="00354C26">
          <w:rPr>
            <w:lang w:val="zh-Hans"/>
          </w:rPr>
          <w:t xml:space="preserve">the </w:t>
        </w:r>
      </w:ins>
      <w:r>
        <w:rPr>
          <w:lang w:val="zh-Hans"/>
        </w:rPr>
        <w:t xml:space="preserve"> CThostFtdcInputorder </w:t>
      </w:r>
      <w:r>
        <w:rPr>
          <w:lang w:val="zh-Hans"/>
        </w:rPr>
        <w:t>字段结构中的一个字段。为了确保唯一性，开发人员可以在一个登录会话中，</w:t>
      </w:r>
      <w:del w:id="875" w:author="陈学锋" w:date="2018-07-12T22:04:00Z">
        <w:r w:rsidDel="00354C26">
          <w:rPr>
            <w:lang w:val="zh-Hans"/>
          </w:rPr>
          <w:delText>ed</w:delText>
        </w:r>
      </w:del>
      <w:r>
        <w:rPr>
          <w:lang w:val="zh-Hans"/>
        </w:rPr>
        <w:t>从</w:t>
      </w:r>
      <w:r>
        <w:rPr>
          <w:lang w:val="zh-Hans"/>
        </w:rPr>
        <w:t xml:space="preserve"> MaxOrderRef </w:t>
      </w:r>
      <w:r>
        <w:rPr>
          <w:lang w:val="zh-Hans"/>
        </w:rPr>
        <w:t>对每个订单进行一次递增。如果未指定，交易内核将自动为其分配唯一值。</w:t>
      </w:r>
    </w:p>
    <w:p w14:paraId="339BED18" w14:textId="77777777" w:rsidR="00274F8B" w:rsidRDefault="00F9769E">
      <w:pPr>
        <w:rPr>
          <w:rFonts w:cs="Calibri"/>
        </w:rPr>
      </w:pPr>
      <w:r>
        <w:rPr>
          <w:lang w:val="zh-Hans"/>
        </w:rPr>
        <w:t>客户端程序可以维护自己的序列号，并可以随时</w:t>
      </w:r>
      <w:r>
        <w:rPr>
          <w:lang w:val="zh-Hans"/>
        </w:rPr>
        <w:t xml:space="preserve"> </w:t>
      </w:r>
      <w:r>
        <w:rPr>
          <w:b/>
          <w:lang w:val="zh-Hans"/>
        </w:rPr>
        <w:t>通过这组</w:t>
      </w:r>
      <w:r>
        <w:rPr>
          <w:lang w:val="zh-Hans"/>
        </w:rPr>
        <w:t xml:space="preserve"> </w:t>
      </w:r>
      <w:r>
        <w:rPr>
          <w:lang w:val="zh-Hans"/>
        </w:rPr>
        <w:t>序列号取消订单。</w:t>
      </w:r>
      <w:r>
        <w:rPr>
          <w:lang w:val="zh-Hans"/>
        </w:rPr>
        <w:t xml:space="preserve"> </w:t>
      </w:r>
    </w:p>
    <w:p w14:paraId="7FE38975" w14:textId="77777777" w:rsidR="00274F8B" w:rsidRDefault="00F9769E">
      <w:pPr>
        <w:spacing w:before="120"/>
        <w:rPr>
          <w:rFonts w:cs="Calibri"/>
          <w:b/>
        </w:rPr>
      </w:pPr>
      <w:r>
        <w:rPr>
          <w:b/>
          <w:lang w:val="zh-Hans"/>
        </w:rPr>
        <w:t>交换</w:t>
      </w:r>
      <w:r>
        <w:rPr>
          <w:b/>
          <w:lang w:val="zh-Hans"/>
        </w:rPr>
        <w:t>ID +</w:t>
      </w:r>
      <w:r>
        <w:rPr>
          <w:b/>
          <w:lang w:val="zh-Hans"/>
        </w:rPr>
        <w:t>交易者</w:t>
      </w:r>
      <w:r>
        <w:rPr>
          <w:lang w:val="zh-Hans"/>
        </w:rPr>
        <w:t>ID</w:t>
      </w:r>
      <w:r>
        <w:rPr>
          <w:b/>
          <w:lang w:val="zh-Hans"/>
        </w:rPr>
        <w:t xml:space="preserve"> + </w:t>
      </w:r>
      <w:r>
        <w:rPr>
          <w:b/>
          <w:lang w:val="zh-Hans"/>
        </w:rPr>
        <w:t>订单本地</w:t>
      </w:r>
      <w:r>
        <w:rPr>
          <w:b/>
          <w:lang w:val="zh-Hans"/>
        </w:rPr>
        <w:t xml:space="preserve"> ID</w:t>
      </w:r>
    </w:p>
    <w:p w14:paraId="571D423E" w14:textId="77777777" w:rsidR="00274F8B" w:rsidRDefault="00F9769E">
      <w:pPr>
        <w:rPr>
          <w:rFonts w:cs="Calibri"/>
        </w:rPr>
      </w:pPr>
      <w:r>
        <w:rPr>
          <w:lang w:val="zh-Hans"/>
        </w:rPr>
        <w:lastRenderedPageBreak/>
        <w:t>交易内核将订单提交到要</w:t>
      </w:r>
      <w:del w:id="876" w:author="陈学锋" w:date="2018-07-12T22:05:00Z">
        <w:r w:rsidDel="00354C26">
          <w:rPr>
            <w:lang w:val="zh-Hans"/>
          </w:rPr>
          <w:delText xml:space="preserve">offer </w:delText>
        </w:r>
      </w:del>
      <w:ins w:id="877" w:author="陈学锋" w:date="2018-07-12T22:05:00Z">
        <w:r w:rsidR="00354C26">
          <w:rPr>
            <w:lang w:val="zh-Hans"/>
          </w:rPr>
          <w:t>约管理器</w:t>
        </w:r>
      </w:ins>
      <w:del w:id="878" w:author="陈学锋" w:date="2018-07-12T22:05:00Z">
        <w:r w:rsidDel="00354C26">
          <w:rPr>
            <w:lang w:val="zh-Hans"/>
          </w:rPr>
          <w:delText>manager</w:delText>
        </w:r>
      </w:del>
      <w:ins w:id="879" w:author="陈学锋" w:date="2018-07-12T22:05:00Z">
        <w:r w:rsidR="00354C26">
          <w:rPr>
            <w:lang w:val="zh-Hans"/>
          </w:rPr>
          <w:t>后</w:t>
        </w:r>
      </w:ins>
      <w:r>
        <w:rPr>
          <w:lang w:val="zh-Hans"/>
        </w:rPr>
        <w:t>，交易内核将生成</w:t>
      </w:r>
      <w:r>
        <w:rPr>
          <w:lang w:val="zh-Hans"/>
        </w:rPr>
        <w:t xml:space="preserve"> </w:t>
      </w:r>
      <w:del w:id="880" w:author="陈学锋" w:date="2018-07-21T21:43:00Z">
        <w:r w:rsidDel="00CE24B9">
          <w:rPr>
            <w:lang w:val="zh-Hans"/>
          </w:rPr>
          <w:delText xml:space="preserve"> </w:delText>
        </w:r>
      </w:del>
      <w:r>
        <w:rPr>
          <w:lang w:val="zh-Hans"/>
        </w:rPr>
        <w:t xml:space="preserve">OrderLocalID </w:t>
      </w:r>
      <w:r>
        <w:rPr>
          <w:lang w:val="zh-Hans"/>
        </w:rPr>
        <w:t>并返回给客户端程序。</w:t>
      </w:r>
      <w:r>
        <w:rPr>
          <w:lang w:val="zh-Hans"/>
        </w:rPr>
        <w:t xml:space="preserve"> ExchangeID </w:t>
      </w:r>
      <w:r>
        <w:rPr>
          <w:lang w:val="zh-Hans"/>
        </w:rPr>
        <w:t>是</w:t>
      </w:r>
      <w:ins w:id="881" w:author="陈学锋" w:date="2018-07-12T22:06:00Z">
        <w:r w:rsidR="00354C26">
          <w:rPr>
            <w:lang w:val="zh-Hans"/>
          </w:rPr>
          <w:t>订单</w:t>
        </w:r>
      </w:ins>
      <w:r>
        <w:rPr>
          <w:lang w:val="zh-Hans"/>
        </w:rPr>
        <w:t>合同</w:t>
      </w:r>
      <w:del w:id="882" w:author="陈学锋" w:date="2018-07-12T22:06:00Z">
        <w:r w:rsidDel="00354C26">
          <w:rPr>
            <w:lang w:val="zh-Hans"/>
          </w:rPr>
          <w:delText xml:space="preserve">’s code,which </w:delText>
        </w:r>
      </w:del>
      <w:ins w:id="883" w:author="陈学锋" w:date="2018-07-12T22:06:00Z">
        <w:r w:rsidR="00354C26">
          <w:rPr>
            <w:lang w:val="zh-Hans"/>
          </w:rPr>
          <w:t xml:space="preserve"> that </w:t>
        </w:r>
      </w:ins>
      <w:r>
        <w:rPr>
          <w:lang w:val="zh-Hans"/>
        </w:rPr>
        <w:t>所属的交易所代码。交易者</w:t>
      </w:r>
      <w:r>
        <w:rPr>
          <w:lang w:val="zh-Hans"/>
        </w:rPr>
        <w:t>ID</w:t>
      </w:r>
      <w:r>
        <w:rPr>
          <w:lang w:val="zh-Hans"/>
        </w:rPr>
        <w:t>是由交易内核指定的。客户端程序还可以使用此一组序列号来取消订单。</w:t>
      </w:r>
    </w:p>
    <w:p w14:paraId="18831E5D" w14:textId="77777777" w:rsidR="00274F8B" w:rsidRDefault="00F9769E">
      <w:pPr>
        <w:rPr>
          <w:rFonts w:cs="Calibri"/>
        </w:rPr>
      </w:pPr>
      <w:r>
        <w:rPr>
          <w:lang w:val="zh-Hans"/>
        </w:rPr>
        <w:t>与第一组不同，此组由</w:t>
      </w:r>
      <w:r>
        <w:rPr>
          <w:lang w:val="zh-Hans"/>
        </w:rPr>
        <w:t xml:space="preserve"> </w:t>
      </w:r>
      <w:r>
        <w:rPr>
          <w:lang w:val="zh-Hans"/>
        </w:rPr>
        <w:t>交易内核</w:t>
      </w:r>
      <w:r>
        <w:rPr>
          <w:lang w:val="zh-Hans"/>
        </w:rPr>
        <w:t xml:space="preserve"> </w:t>
      </w:r>
      <w:r>
        <w:rPr>
          <w:lang w:val="zh-Hans"/>
        </w:rPr>
        <w:t>维护。</w:t>
      </w:r>
      <w:r>
        <w:rPr>
          <w:lang w:val="zh-Hans"/>
        </w:rPr>
        <w:t xml:space="preserve"> </w:t>
      </w:r>
    </w:p>
    <w:p w14:paraId="7930A774" w14:textId="77777777" w:rsidR="00274F8B" w:rsidRDefault="00F9769E">
      <w:pPr>
        <w:spacing w:before="120"/>
        <w:rPr>
          <w:rFonts w:cs="Calibri"/>
          <w:b/>
        </w:rPr>
      </w:pPr>
      <w:r>
        <w:rPr>
          <w:b/>
          <w:lang w:val="zh-Hans"/>
        </w:rPr>
        <w:t>交换</w:t>
      </w:r>
      <w:r>
        <w:rPr>
          <w:b/>
          <w:lang w:val="zh-Hans"/>
        </w:rPr>
        <w:t xml:space="preserve"> ID = </w:t>
      </w:r>
      <w:r>
        <w:rPr>
          <w:b/>
          <w:lang w:val="zh-Hans"/>
        </w:rPr>
        <w:t>订单系统</w:t>
      </w:r>
      <w:r>
        <w:rPr>
          <w:b/>
          <w:lang w:val="zh-Hans"/>
        </w:rPr>
        <w:t xml:space="preserve"> ID</w:t>
      </w:r>
    </w:p>
    <w:p w14:paraId="5A950CE4" w14:textId="77777777" w:rsidR="00274F8B" w:rsidRDefault="00F9769E">
      <w:pPr>
        <w:rPr>
          <w:rFonts w:cs="Calibri"/>
        </w:rPr>
      </w:pPr>
      <w:r>
        <w:rPr>
          <w:lang w:val="zh-Hans"/>
        </w:rPr>
        <w:t>收到订单后，交易所将为订单生成</w:t>
      </w:r>
      <w:r>
        <w:rPr>
          <w:lang w:val="zh-Hans"/>
        </w:rPr>
        <w:t xml:space="preserve"> OrderSysID</w:t>
      </w:r>
      <w:r>
        <w:rPr>
          <w:lang w:val="zh-Hans"/>
        </w:rPr>
        <w:t>。</w:t>
      </w:r>
      <w:r>
        <w:rPr>
          <w:lang w:val="zh-Hans"/>
        </w:rPr>
        <w:t xml:space="preserve"> </w:t>
      </w:r>
      <w:r>
        <w:rPr>
          <w:lang w:val="zh-Hans"/>
        </w:rPr>
        <w:t>这组序列号将通过</w:t>
      </w:r>
      <w:r>
        <w:rPr>
          <w:lang w:val="zh-Hans"/>
        </w:rPr>
        <w:t xml:space="preserve"> CTP </w:t>
      </w:r>
      <w:r>
        <w:rPr>
          <w:lang w:val="zh-Hans"/>
        </w:rPr>
        <w:t>返回到客户端程序。客户端程序还可以使用此一组序列号来取消订单。</w:t>
      </w:r>
    </w:p>
    <w:p w14:paraId="231C7B7E" w14:textId="77777777" w:rsidR="00274F8B" w:rsidRDefault="00F9769E">
      <w:r>
        <w:rPr>
          <w:lang w:val="zh-Hans"/>
        </w:rPr>
        <w:t>此序列号组由交换保持。</w:t>
      </w:r>
      <w:r>
        <w:rPr>
          <w:lang w:val="zh-Hans"/>
        </w:rPr>
        <w:t xml:space="preserve"> </w:t>
      </w:r>
    </w:p>
    <w:p w14:paraId="16BA637F" w14:textId="77777777" w:rsidR="005771A5" w:rsidRPr="000D169F" w:rsidRDefault="005771A5" w:rsidP="005771A5">
      <w:pPr>
        <w:pStyle w:val="3"/>
        <w:numPr>
          <w:ilvl w:val="2"/>
          <w:numId w:val="2"/>
        </w:numPr>
        <w:rPr>
          <w:highlight w:val="yellow"/>
        </w:rPr>
      </w:pPr>
      <w:r w:rsidRPr="000D169F">
        <w:rPr>
          <w:highlight w:val="yellow"/>
          <w:lang w:val="zh-Hans"/>
        </w:rPr>
        <w:t>订单类型组合</w:t>
      </w:r>
    </w:p>
    <w:p w14:paraId="0787C6FF" w14:textId="77777777" w:rsidR="005771A5" w:rsidRDefault="000D169F" w:rsidP="005771A5">
      <w:pPr>
        <w:spacing w:before="120"/>
        <w:rPr>
          <w:rFonts w:cs="Calibri"/>
        </w:rPr>
      </w:pPr>
      <w:r>
        <w:rPr>
          <w:lang w:val="zh-Hans"/>
        </w:rPr>
        <w:t xml:space="preserve">API </w:t>
      </w:r>
      <w:r>
        <w:rPr>
          <w:lang w:val="zh-Hans"/>
        </w:rPr>
        <w:t>支持五</w:t>
      </w:r>
      <w:r>
        <w:rPr>
          <w:lang w:val="zh-Hans"/>
        </w:rPr>
        <w:t xml:space="preserve"> </w:t>
      </w:r>
      <w:r w:rsidR="00346988">
        <w:rPr>
          <w:lang w:val="zh-Hans"/>
        </w:rPr>
        <w:t>个交换的所有订单指令</w:t>
      </w:r>
      <w:del w:id="884" w:author="陈学锋" w:date="2018-07-12T22:13:00Z">
        <w:r w:rsidR="00346988" w:rsidDel="007D49E6">
          <w:rPr>
            <w:lang w:val="zh-Hans"/>
          </w:rPr>
          <w:delText xml:space="preserve">, </w:delText>
        </w:r>
      </w:del>
      <w:ins w:id="885" w:author="陈学锋" w:date="2018-07-12T22:13:00Z">
        <w:r w:rsidR="007D49E6">
          <w:rPr>
            <w:lang w:val="zh-Hans"/>
          </w:rPr>
          <w:t>。</w:t>
        </w:r>
      </w:ins>
      <w:del w:id="886" w:author="陈学锋" w:date="2018-07-12T22:13:00Z">
        <w:r w:rsidR="00346988" w:rsidDel="007D49E6">
          <w:rPr>
            <w:lang w:val="zh-Hans"/>
          </w:rPr>
          <w:delText xml:space="preserve">various </w:delText>
        </w:r>
      </w:del>
      <w:ins w:id="887" w:author="陈学锋" w:date="2018-07-12T22:13:00Z">
        <w:r w:rsidR="007D49E6">
          <w:rPr>
            <w:lang w:val="zh-Hans"/>
          </w:rPr>
          <w:t xml:space="preserve"> Various </w:t>
        </w:r>
      </w:ins>
      <w:r w:rsidR="00346988">
        <w:rPr>
          <w:lang w:val="zh-Hans"/>
        </w:rPr>
        <w:t>指令通过各种组合生效。</w:t>
      </w: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2976"/>
        <w:gridCol w:w="1276"/>
        <w:gridCol w:w="1559"/>
      </w:tblGrid>
      <w:tr w:rsidR="00345CDB" w14:paraId="1BCDFCAB" w14:textId="77777777" w:rsidTr="00821783">
        <w:tc>
          <w:tcPr>
            <w:tcW w:w="3936" w:type="dxa"/>
            <w:gridSpan w:val="2"/>
            <w:tcBorders>
              <w:tl2br w:val="nil"/>
              <w:tr2bl w:val="nil"/>
            </w:tcBorders>
            <w:shd w:val="clear" w:color="auto" w:fill="9BBB59"/>
          </w:tcPr>
          <w:p w14:paraId="7EE9DF87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FFFFFF"/>
              </w:rPr>
            </w:pP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9BBB59"/>
          </w:tcPr>
          <w:p w14:paraId="6D313567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限价单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9BBB59"/>
          </w:tcPr>
          <w:p w14:paraId="13DA97E6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市场订单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9BBB59"/>
          </w:tcPr>
          <w:p w14:paraId="44020030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FFFFFF"/>
              </w:rPr>
            </w:pPr>
            <w:r>
              <w:rPr>
                <w:color w:val="000000"/>
                <w:lang w:val="zh-Hans"/>
              </w:rPr>
              <w:t>条件顺序</w:t>
            </w:r>
          </w:p>
        </w:tc>
      </w:tr>
      <w:tr w:rsidR="00345CDB" w14:paraId="7B30740F" w14:textId="77777777" w:rsidTr="00346988">
        <w:tc>
          <w:tcPr>
            <w:tcW w:w="1951" w:type="dxa"/>
            <w:tcBorders>
              <w:tl2br w:val="nil"/>
              <w:tr2bl w:val="nil"/>
            </w:tcBorders>
            <w:shd w:val="clear" w:color="auto" w:fill="EFF3EA"/>
          </w:tcPr>
          <w:p w14:paraId="4862EDAF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订单价格类型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EFF3EA"/>
          </w:tcPr>
          <w:p w14:paraId="164529F2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价格类型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7666D472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THOST_FTDC_OPT_LimitPrice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61F107B5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•</w:t>
            </w:r>
            <w:r>
              <w:rPr>
                <w:color w:val="000000"/>
                <w:lang w:val="zh-Hans"/>
              </w:rPr>
              <w:t>任何价格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76C192FA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限价价格</w:t>
            </w:r>
          </w:p>
        </w:tc>
      </w:tr>
      <w:tr w:rsidR="00345CDB" w14:paraId="56EA044B" w14:textId="77777777" w:rsidTr="00346988">
        <w:tc>
          <w:tcPr>
            <w:tcW w:w="1951" w:type="dxa"/>
            <w:tcBorders>
              <w:tl2br w:val="nil"/>
              <w:tr2bl w:val="nil"/>
            </w:tcBorders>
            <w:shd w:val="clear" w:color="auto" w:fill="FFFFFF"/>
          </w:tcPr>
          <w:p w14:paraId="0CE14B61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限价价格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FFFFFF"/>
          </w:tcPr>
          <w:p w14:paraId="3A157951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价格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FFFFFF"/>
          </w:tcPr>
          <w:p w14:paraId="64DBF14A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DIY </w:t>
            </w:r>
            <w:r>
              <w:rPr>
                <w:color w:val="000000"/>
                <w:lang w:val="zh-Hans"/>
              </w:rPr>
              <w:t>价格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FFFFFF"/>
          </w:tcPr>
          <w:p w14:paraId="64C48E0E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0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FFFFFF"/>
          </w:tcPr>
          <w:p w14:paraId="638A97AF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DIY </w:t>
            </w:r>
            <w:r>
              <w:rPr>
                <w:color w:val="000000"/>
                <w:lang w:val="zh-Hans"/>
              </w:rPr>
              <w:t>价格</w:t>
            </w:r>
          </w:p>
        </w:tc>
      </w:tr>
      <w:tr w:rsidR="00345CDB" w14:paraId="731E9DB2" w14:textId="77777777" w:rsidTr="00346988">
        <w:tc>
          <w:tcPr>
            <w:tcW w:w="1951" w:type="dxa"/>
            <w:tcBorders>
              <w:tl2br w:val="nil"/>
              <w:tr2bl w:val="nil"/>
            </w:tcBorders>
            <w:shd w:val="clear" w:color="auto" w:fill="EFF3EA"/>
          </w:tcPr>
          <w:p w14:paraId="6AB3846A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T ime </w:t>
            </w:r>
            <w:r>
              <w:rPr>
                <w:color w:val="000000"/>
                <w:lang w:val="zh-Hans"/>
              </w:rPr>
              <w:t>条件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EFF3EA"/>
          </w:tcPr>
          <w:p w14:paraId="03EBC82E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有效日期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076B2EE2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THOST_FTDC_TC_Gfd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35F240FC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国际</w:t>
            </w:r>
            <w:r>
              <w:rPr>
                <w:color w:val="000000"/>
                <w:lang w:val="zh-Hans"/>
              </w:rPr>
              <w:t xml:space="preserve"> </w:t>
            </w:r>
            <w:r>
              <w:rPr>
                <w:color w:val="000000"/>
                <w:lang w:val="zh-Hans"/>
              </w:rPr>
              <w:t>奥委会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29B3D5D2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Gfd</w:t>
            </w:r>
          </w:p>
        </w:tc>
      </w:tr>
      <w:tr w:rsidR="00345CDB" w14:paraId="27E66464" w14:textId="77777777" w:rsidTr="00346988">
        <w:tc>
          <w:tcPr>
            <w:tcW w:w="1951" w:type="dxa"/>
            <w:tcBorders>
              <w:tl2br w:val="nil"/>
              <w:tr2bl w:val="nil"/>
            </w:tcBorders>
            <w:shd w:val="clear" w:color="auto" w:fill="EFF3EA"/>
          </w:tcPr>
          <w:p w14:paraId="7894AFA5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音量条件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EFF3EA"/>
          </w:tcPr>
          <w:p w14:paraId="7B23420D" w14:textId="77777777" w:rsidR="00345CDB" w:rsidRDefault="00345CDB" w:rsidP="00346988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lang w:val="zh-Hans"/>
              </w:rPr>
              <w:t>卷类型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12A9E955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 VVC_AV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1B69180E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Av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29CC9114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Av</w:t>
            </w:r>
          </w:p>
        </w:tc>
      </w:tr>
      <w:tr w:rsidR="00345CDB" w14:paraId="33D94B61" w14:textId="77777777" w:rsidTr="00346988">
        <w:tc>
          <w:tcPr>
            <w:tcW w:w="1951" w:type="dxa"/>
            <w:tcBorders>
              <w:tl2br w:val="nil"/>
              <w:tr2bl w:val="nil"/>
            </w:tcBorders>
            <w:shd w:val="clear" w:color="auto" w:fill="EFF3EA"/>
          </w:tcPr>
          <w:p w14:paraId="4CA605AD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应急条件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EFF3EA"/>
          </w:tcPr>
          <w:p w14:paraId="1834A447" w14:textId="77777777" w:rsidR="00345CDB" w:rsidRDefault="00345CDB" w:rsidP="00346988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lang w:val="zh-Hans"/>
              </w:rPr>
              <w:t>或有条件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368EF6E2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 CcCC_</w:t>
            </w:r>
            <w:r>
              <w:rPr>
                <w:color w:val="000000"/>
                <w:lang w:val="zh-Hans"/>
              </w:rPr>
              <w:t>立即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25A213B2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立即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55DA541A" w14:textId="77777777" w:rsidR="00345CDB" w:rsidRDefault="00345CDB" w:rsidP="00346988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lang w:val="zh-Hans"/>
              </w:rPr>
              <w:t>分配或有条件</w:t>
            </w:r>
          </w:p>
        </w:tc>
      </w:tr>
      <w:tr w:rsidR="00345CDB" w14:paraId="3AAB157C" w14:textId="77777777" w:rsidTr="00821783">
        <w:tc>
          <w:tcPr>
            <w:tcW w:w="3936" w:type="dxa"/>
            <w:gridSpan w:val="2"/>
            <w:tcBorders>
              <w:tl2br w:val="nil"/>
              <w:tr2bl w:val="nil"/>
            </w:tcBorders>
            <w:shd w:val="clear" w:color="auto" w:fill="EFF3EA"/>
          </w:tcPr>
          <w:p w14:paraId="322D8B3A" w14:textId="77777777" w:rsidR="00345CDB" w:rsidRDefault="00345CDB" w:rsidP="00346988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一个条件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1842F262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5B5969EC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10417826" w14:textId="77777777" w:rsidR="00345CDB" w:rsidRDefault="00345CD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停止价格</w:t>
            </w:r>
          </w:p>
        </w:tc>
      </w:tr>
    </w:tbl>
    <w:p w14:paraId="5063FB0E" w14:textId="77777777" w:rsidR="00346988" w:rsidRPr="00346988" w:rsidRDefault="00346988" w:rsidP="00346988">
      <w:pPr>
        <w:pStyle w:val="a0"/>
        <w:spacing w:before="156"/>
        <w:ind w:firstLineChars="0" w:firstLine="0"/>
      </w:pP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2976"/>
        <w:gridCol w:w="1276"/>
        <w:gridCol w:w="1559"/>
      </w:tblGrid>
      <w:tr w:rsidR="009D28D0" w14:paraId="15E6B62B" w14:textId="77777777" w:rsidTr="00821783">
        <w:tc>
          <w:tcPr>
            <w:tcW w:w="3936" w:type="dxa"/>
            <w:gridSpan w:val="2"/>
            <w:tcBorders>
              <w:tl2br w:val="nil"/>
              <w:tr2bl w:val="nil"/>
            </w:tcBorders>
            <w:shd w:val="clear" w:color="auto" w:fill="9BBB59"/>
          </w:tcPr>
          <w:p w14:paraId="26A32D17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FFFFFF"/>
              </w:rPr>
            </w:pP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9BBB59"/>
          </w:tcPr>
          <w:p w14:paraId="5D059F80" w14:textId="77777777" w:rsidR="009D28D0" w:rsidRDefault="00054451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Fak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9BBB59"/>
          </w:tcPr>
          <w:p w14:paraId="3BC4CAAA" w14:textId="77777777" w:rsidR="009D28D0" w:rsidRDefault="00054451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育种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9BBB59"/>
          </w:tcPr>
          <w:p w14:paraId="079FBB72" w14:textId="77777777" w:rsidR="009D28D0" w:rsidRDefault="00CD0D03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FFFFFF"/>
              </w:rPr>
            </w:pPr>
            <w:r>
              <w:rPr>
                <w:color w:val="000000"/>
                <w:lang w:val="zh-Hans"/>
              </w:rPr>
              <w:t>停止</w:t>
            </w:r>
            <w:r>
              <w:rPr>
                <w:color w:val="000000"/>
                <w:lang w:val="zh-Hans"/>
              </w:rPr>
              <w:t xml:space="preserve"> - Dce</w:t>
            </w:r>
          </w:p>
        </w:tc>
      </w:tr>
      <w:tr w:rsidR="009D28D0" w14:paraId="6F5AF9F5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EFF3EA"/>
          </w:tcPr>
          <w:p w14:paraId="4EE75A79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订单价格类型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EFF3EA"/>
          </w:tcPr>
          <w:p w14:paraId="1C86BF68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价格类型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7869BE63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THOST_FTDC_OPT_LimitPrice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0BB9D25B" w14:textId="77777777" w:rsidR="009D28D0" w:rsidRDefault="007415F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限价</w:t>
            </w:r>
            <w:r w:rsidR="009D28D0">
              <w:rPr>
                <w:color w:val="000000"/>
                <w:lang w:val="zh-Hans"/>
              </w:rPr>
              <w:t>Price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72C7A03B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限价价格</w:t>
            </w:r>
          </w:p>
        </w:tc>
      </w:tr>
      <w:tr w:rsidR="009D28D0" w14:paraId="7F894921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FFFFFF"/>
          </w:tcPr>
          <w:p w14:paraId="10341608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限价价格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FFFFFF"/>
          </w:tcPr>
          <w:p w14:paraId="393DE548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价格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FFFFFF"/>
          </w:tcPr>
          <w:p w14:paraId="1691D3B9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DIY </w:t>
            </w:r>
            <w:r>
              <w:rPr>
                <w:color w:val="000000"/>
                <w:lang w:val="zh-Hans"/>
              </w:rPr>
              <w:t>价格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FFFFFF"/>
          </w:tcPr>
          <w:p w14:paraId="73742E81" w14:textId="77777777" w:rsidR="009D28D0" w:rsidRDefault="007415F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DIY </w:t>
            </w:r>
            <w:r>
              <w:rPr>
                <w:color w:val="000000"/>
                <w:lang w:val="zh-Hans"/>
              </w:rPr>
              <w:t>价格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FFFFFF"/>
          </w:tcPr>
          <w:p w14:paraId="4B2903F2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DIY </w:t>
            </w:r>
            <w:r>
              <w:rPr>
                <w:color w:val="000000"/>
                <w:lang w:val="zh-Hans"/>
              </w:rPr>
              <w:t>价格</w:t>
            </w:r>
          </w:p>
        </w:tc>
      </w:tr>
      <w:tr w:rsidR="009D28D0" w14:paraId="22A8D7D8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EFF3EA"/>
          </w:tcPr>
          <w:p w14:paraId="50C77E9C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 xml:space="preserve">T ime </w:t>
            </w:r>
            <w:r>
              <w:rPr>
                <w:color w:val="000000"/>
                <w:lang w:val="zh-Hans"/>
              </w:rPr>
              <w:t>条件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EFF3EA"/>
          </w:tcPr>
          <w:p w14:paraId="1050F7D3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有效日期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0D400244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THOST_FTDC_TC_</w:t>
            </w:r>
            <w:r w:rsidR="007415FB">
              <w:rPr>
                <w:color w:val="000000"/>
                <w:lang w:val="zh-Hans"/>
              </w:rPr>
              <w:t>IOC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6BA3AF69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国际</w:t>
            </w:r>
            <w:r>
              <w:rPr>
                <w:color w:val="000000"/>
                <w:lang w:val="zh-Hans"/>
              </w:rPr>
              <w:t xml:space="preserve"> </w:t>
            </w:r>
            <w:r>
              <w:rPr>
                <w:color w:val="000000"/>
                <w:lang w:val="zh-Hans"/>
              </w:rPr>
              <w:t>奥委</w:t>
            </w:r>
            <w:r>
              <w:rPr>
                <w:color w:val="000000"/>
                <w:lang w:val="zh-Hans"/>
              </w:rPr>
              <w:lastRenderedPageBreak/>
              <w:t>会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018D3EA4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lastRenderedPageBreak/>
              <w:t>Gfd</w:t>
            </w:r>
          </w:p>
        </w:tc>
      </w:tr>
      <w:tr w:rsidR="009D28D0" w14:paraId="5BF6AFF7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EFF3EA"/>
          </w:tcPr>
          <w:p w14:paraId="426D5123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音量条件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EFF3EA"/>
          </w:tcPr>
          <w:p w14:paraId="76CE7E9F" w14:textId="77777777" w:rsidR="009D28D0" w:rsidRDefault="009D28D0" w:rsidP="009D28D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lang w:val="zh-Hans"/>
              </w:rPr>
              <w:t>卷类型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6ADC8641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THOST_FTDC_VC_AV</w:t>
            </w:r>
            <w:r w:rsidR="007415FB">
              <w:rPr>
                <w:color w:val="000000"/>
                <w:lang w:val="zh-Hans"/>
              </w:rPr>
              <w:t>/MV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29176C6B" w14:textId="77777777" w:rsidR="009D28D0" w:rsidRDefault="007415F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C</w:t>
            </w:r>
            <w:r w:rsidR="009D28D0">
              <w:rPr>
                <w:color w:val="000000"/>
                <w:lang w:val="zh-Hans"/>
              </w:rPr>
              <w:t>V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02A701A4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Av</w:t>
            </w:r>
          </w:p>
        </w:tc>
      </w:tr>
      <w:tr w:rsidR="009D28D0" w14:paraId="54400C74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EFF3EA"/>
          </w:tcPr>
          <w:p w14:paraId="21C98A33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应急条件</w:t>
            </w:r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EFF3EA"/>
          </w:tcPr>
          <w:p w14:paraId="4BC78D7C" w14:textId="77777777" w:rsidR="009D28D0" w:rsidRDefault="009D28D0" w:rsidP="009D28D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lang w:val="zh-Hans"/>
              </w:rPr>
              <w:t>或有条件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418BA869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THOST_FTDC_ CcCC_</w:t>
            </w:r>
            <w:r>
              <w:rPr>
                <w:color w:val="000000"/>
                <w:lang w:val="zh-Hans"/>
              </w:rPr>
              <w:t>立即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25C8A03C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立即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1CB7DA57" w14:textId="77777777" w:rsidR="009D28D0" w:rsidRDefault="007415FB" w:rsidP="009D28D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lang w:val="zh-Hans"/>
              </w:rPr>
              <w:t>触摸</w:t>
            </w:r>
            <w:r>
              <w:rPr>
                <w:color w:val="000000"/>
                <w:lang w:val="zh-Hans"/>
              </w:rPr>
              <w:t>/</w:t>
            </w:r>
            <w:r>
              <w:rPr>
                <w:color w:val="000000"/>
                <w:lang w:val="zh-Hans"/>
              </w:rPr>
              <w:t>触摸利润</w:t>
            </w:r>
          </w:p>
        </w:tc>
      </w:tr>
      <w:tr w:rsidR="009D28D0" w14:paraId="01FC2AC6" w14:textId="77777777" w:rsidTr="00821783">
        <w:tc>
          <w:tcPr>
            <w:tcW w:w="3936" w:type="dxa"/>
            <w:gridSpan w:val="2"/>
            <w:tcBorders>
              <w:tl2br w:val="nil"/>
              <w:tr2bl w:val="nil"/>
            </w:tcBorders>
            <w:shd w:val="clear" w:color="auto" w:fill="EFF3EA"/>
          </w:tcPr>
          <w:p w14:paraId="382A979B" w14:textId="77777777" w:rsidR="009D28D0" w:rsidRDefault="009D28D0" w:rsidP="009D28D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  <w:sz w:val="21"/>
              </w:rPr>
            </w:pPr>
            <w:r>
              <w:rPr>
                <w:color w:val="000000"/>
                <w:sz w:val="21"/>
                <w:lang w:val="zh-Hans"/>
              </w:rPr>
              <w:t>一个条件</w:t>
            </w:r>
          </w:p>
        </w:tc>
        <w:tc>
          <w:tcPr>
            <w:tcW w:w="2976" w:type="dxa"/>
            <w:tcBorders>
              <w:tl2br w:val="nil"/>
              <w:tr2bl w:val="nil"/>
            </w:tcBorders>
            <w:shd w:val="clear" w:color="auto" w:fill="EFF3EA"/>
          </w:tcPr>
          <w:p w14:paraId="5506EA80" w14:textId="77777777" w:rsidR="009D28D0" w:rsidRDefault="007415FB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明卷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EFF3EA"/>
          </w:tcPr>
          <w:p w14:paraId="055F1E80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EFF3EA"/>
          </w:tcPr>
          <w:p w14:paraId="2D21BA7D" w14:textId="77777777" w:rsidR="009D28D0" w:rsidRDefault="009D28D0" w:rsidP="00821783">
            <w:pPr>
              <w:tabs>
                <w:tab w:val="left" w:pos="55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停止价格</w:t>
            </w:r>
          </w:p>
        </w:tc>
      </w:tr>
    </w:tbl>
    <w:p w14:paraId="4201ADD8" w14:textId="77777777" w:rsidR="00CC4D36" w:rsidRDefault="00CC4D36" w:rsidP="005771A5">
      <w:pPr>
        <w:rPr>
          <w:rFonts w:cs="Calibri"/>
        </w:rPr>
      </w:pPr>
    </w:p>
    <w:p w14:paraId="55770EFD" w14:textId="77777777" w:rsidR="005771A5" w:rsidRDefault="00CC4D36" w:rsidP="005771A5">
      <w:pPr>
        <w:rPr>
          <w:rFonts w:cs="Calibri"/>
        </w:rPr>
      </w:pPr>
      <w:r>
        <w:rPr>
          <w:lang w:val="zh-Hans"/>
        </w:rPr>
        <w:t xml:space="preserve">CFFEX </w:t>
      </w:r>
      <w:r w:rsidR="00AD661F">
        <w:rPr>
          <w:lang w:val="zh-Hans"/>
        </w:rPr>
        <w:t>五范围指令的组合规则：</w:t>
      </w:r>
    </w:p>
    <w:p w14:paraId="5386D062" w14:textId="77777777" w:rsidR="00AD661F" w:rsidRDefault="00AD661F" w:rsidP="00AD661F">
      <w:pPr>
        <w:pStyle w:val="a0"/>
        <w:spacing w:before="156"/>
        <w:ind w:firstLineChars="0" w:firstLine="0"/>
        <w:rPr>
          <w:rFonts w:cs="Calibri"/>
        </w:rPr>
      </w:pPr>
      <w:r>
        <w:rPr>
          <w:lang w:val="zh-Hans"/>
        </w:rPr>
        <w:t>CFFEX -</w:t>
      </w:r>
      <w:r>
        <w:rPr>
          <w:lang w:val="zh-Hans"/>
        </w:rPr>
        <w:t>限制价格</w:t>
      </w:r>
      <w:r>
        <w:rPr>
          <w:lang w:val="zh-Hans"/>
        </w:rPr>
        <w:t xml:space="preserve"> to</w:t>
      </w:r>
      <w:bookmarkStart w:id="888" w:name="OLE_LINK144"/>
      <w:bookmarkStart w:id="889" w:name="OLE_LINK145"/>
      <w:r>
        <w:rPr>
          <w:lang w:val="zh-Hans"/>
        </w:rPr>
        <w:t>的任何价格</w:t>
      </w:r>
      <w:bookmarkEnd w:id="888"/>
      <w:bookmarkEnd w:id="889"/>
    </w:p>
    <w:p w14:paraId="75F51C96" w14:textId="77777777" w:rsidR="00AD661F" w:rsidRPr="00B204D4" w:rsidRDefault="00B204D4" w:rsidP="00AD661F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>THOST_FTDC_OPT_</w:t>
      </w:r>
      <w:r>
        <w:rPr>
          <w:color w:val="000000"/>
          <w:lang w:val="zh-Hans"/>
        </w:rPr>
        <w:t>价格</w:t>
      </w:r>
      <w:r w:rsidR="00AD661F">
        <w:rPr>
          <w:color w:val="000000"/>
          <w:lang w:val="zh-Hans"/>
        </w:rPr>
        <w:t>Price</w:t>
      </w:r>
    </w:p>
    <w:p w14:paraId="5756904A" w14:textId="77777777" w:rsidR="00B204D4" w:rsidRPr="00B204D4" w:rsidRDefault="00405F38" w:rsidP="00B204D4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THOST_FTDC_Tc</w:t>
      </w:r>
      <w:r w:rsidR="00B204D4">
        <w:rPr>
          <w:color w:val="000000"/>
          <w:lang w:val="zh-Hans"/>
        </w:rPr>
        <w:t>_</w:t>
      </w:r>
      <w:r>
        <w:rPr>
          <w:color w:val="000000"/>
          <w:lang w:val="zh-Hans"/>
        </w:rPr>
        <w:t>Gfd</w:t>
      </w:r>
    </w:p>
    <w:p w14:paraId="2EEA5301" w14:textId="77777777" w:rsidR="00B204D4" w:rsidRPr="00405F38" w:rsidRDefault="00405F38" w:rsidP="00AD661F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THOST_FTDC_Vc_Av</w:t>
      </w:r>
    </w:p>
    <w:p w14:paraId="6E7F2B52" w14:textId="77777777" w:rsidR="00405F38" w:rsidRDefault="00405F38" w:rsidP="00405F38">
      <w:pPr>
        <w:pStyle w:val="a0"/>
        <w:spacing w:before="156"/>
        <w:ind w:firstLineChars="0" w:firstLine="0"/>
        <w:rPr>
          <w:rFonts w:cs="Calibri"/>
        </w:rPr>
      </w:pPr>
      <w:r>
        <w:rPr>
          <w:lang w:val="zh-Hans"/>
        </w:rPr>
        <w:t xml:space="preserve">CFFEX- </w:t>
      </w:r>
      <w:r>
        <w:rPr>
          <w:lang w:val="zh-Hans"/>
        </w:rPr>
        <w:t>五档</w:t>
      </w:r>
      <w:r w:rsidR="00287CEA">
        <w:rPr>
          <w:lang w:val="zh-Hans"/>
        </w:rPr>
        <w:t xml:space="preserve"> </w:t>
      </w:r>
      <w:r w:rsidR="00287CEA">
        <w:rPr>
          <w:lang w:val="zh-Hans"/>
        </w:rPr>
        <w:t>市场价格</w:t>
      </w:r>
    </w:p>
    <w:p w14:paraId="1FADE074" w14:textId="77777777" w:rsidR="00405F38" w:rsidRPr="00B204D4" w:rsidRDefault="00405F38" w:rsidP="00405F38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THOST_FTDC_OPT_</w:t>
      </w:r>
      <w:r w:rsidR="00287CEA">
        <w:rPr>
          <w:color w:val="000000"/>
          <w:lang w:val="zh-Hans"/>
        </w:rPr>
        <w:t>五级价格</w:t>
      </w:r>
    </w:p>
    <w:p w14:paraId="6C8878C3" w14:textId="77777777" w:rsidR="00405F38" w:rsidRPr="00B204D4" w:rsidRDefault="00405F38" w:rsidP="00405F38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THOST_FTDC_Tc_</w:t>
      </w:r>
      <w:r w:rsidR="00287CEA">
        <w:rPr>
          <w:color w:val="000000"/>
          <w:lang w:val="zh-Hans"/>
        </w:rPr>
        <w:t>Ioc</w:t>
      </w:r>
    </w:p>
    <w:p w14:paraId="4A8DBAA3" w14:textId="77777777" w:rsidR="00405F38" w:rsidRPr="00287CEA" w:rsidRDefault="00405F38" w:rsidP="00405F38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THOST_FTDC_Vc_Av</w:t>
      </w:r>
    </w:p>
    <w:p w14:paraId="3A3DEB56" w14:textId="77777777" w:rsidR="0022286A" w:rsidRDefault="0022286A" w:rsidP="0022286A">
      <w:pPr>
        <w:pStyle w:val="a0"/>
        <w:spacing w:before="156"/>
        <w:ind w:firstLineChars="0" w:firstLine="0"/>
        <w:rPr>
          <w:rFonts w:cs="Calibri"/>
        </w:rPr>
      </w:pPr>
      <w:r>
        <w:rPr>
          <w:lang w:val="zh-Hans"/>
        </w:rPr>
        <w:t xml:space="preserve">CFFEX- </w:t>
      </w:r>
      <w:r>
        <w:rPr>
          <w:lang w:val="zh-Hans"/>
        </w:rPr>
        <w:t>五档市场价格</w:t>
      </w:r>
      <w:r>
        <w:rPr>
          <w:lang w:val="zh-Hans"/>
        </w:rPr>
        <w:t xml:space="preserve"> </w:t>
      </w:r>
      <w:bookmarkStart w:id="890" w:name="OLE_LINK146"/>
      <w:bookmarkStart w:id="891" w:name="OLE_LINK147"/>
      <w:r>
        <w:rPr>
          <w:lang w:val="zh-Hans"/>
        </w:rPr>
        <w:t>以限价</w:t>
      </w:r>
      <w:bookmarkEnd w:id="890"/>
      <w:bookmarkEnd w:id="891"/>
    </w:p>
    <w:p w14:paraId="747A2033" w14:textId="77777777" w:rsidR="0022286A" w:rsidRPr="00B204D4" w:rsidRDefault="0022286A" w:rsidP="0022286A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THOST_FTDC_OPT_</w:t>
      </w:r>
      <w:r>
        <w:rPr>
          <w:color w:val="000000"/>
          <w:lang w:val="zh-Hans"/>
        </w:rPr>
        <w:t>五级价格</w:t>
      </w:r>
    </w:p>
    <w:p w14:paraId="0C323C31" w14:textId="77777777" w:rsidR="0022286A" w:rsidRPr="00B204D4" w:rsidRDefault="0022286A" w:rsidP="0022286A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THOST_FTDC_Tc_Gfd</w:t>
      </w:r>
    </w:p>
    <w:p w14:paraId="7E3BDA6C" w14:textId="77777777" w:rsidR="0022286A" w:rsidRPr="00287CEA" w:rsidRDefault="0022286A" w:rsidP="0022286A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THOST_FTDC_Vc_Av</w:t>
      </w:r>
    </w:p>
    <w:p w14:paraId="59374B08" w14:textId="77777777" w:rsidR="00626C2D" w:rsidRDefault="00626C2D" w:rsidP="00626C2D">
      <w:pPr>
        <w:pStyle w:val="a0"/>
        <w:spacing w:before="156"/>
        <w:ind w:firstLineChars="0" w:firstLine="0"/>
        <w:rPr>
          <w:rFonts w:cs="Calibri"/>
        </w:rPr>
      </w:pPr>
      <w:r>
        <w:rPr>
          <w:lang w:val="zh-Hans"/>
        </w:rPr>
        <w:t xml:space="preserve">Cffex - </w:t>
      </w:r>
      <w:r>
        <w:rPr>
          <w:lang w:val="zh-Hans"/>
        </w:rPr>
        <w:t>最佳价格</w:t>
      </w:r>
    </w:p>
    <w:p w14:paraId="39465E07" w14:textId="77777777" w:rsidR="00626C2D" w:rsidRPr="00B204D4" w:rsidRDefault="00626C2D" w:rsidP="00626C2D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THOST_FTDC_OPT_</w:t>
      </w:r>
      <w:r>
        <w:rPr>
          <w:color w:val="000000"/>
          <w:lang w:val="zh-Hans"/>
        </w:rPr>
        <w:t>价格</w:t>
      </w:r>
    </w:p>
    <w:p w14:paraId="5B921080" w14:textId="77777777" w:rsidR="00626C2D" w:rsidRPr="00B204D4" w:rsidRDefault="00626C2D" w:rsidP="00626C2D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THOST_FTDC_Tc_Gfd</w:t>
      </w:r>
    </w:p>
    <w:p w14:paraId="0D8FF62A" w14:textId="77777777" w:rsidR="00626C2D" w:rsidRPr="00287CEA" w:rsidRDefault="00626C2D" w:rsidP="00626C2D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THOST_FTDC_Vc_Av</w:t>
      </w:r>
    </w:p>
    <w:p w14:paraId="66E35FCE" w14:textId="77777777" w:rsidR="00626C2D" w:rsidRDefault="00626C2D" w:rsidP="00626C2D">
      <w:pPr>
        <w:pStyle w:val="a0"/>
        <w:spacing w:before="156"/>
        <w:ind w:firstLineChars="0" w:firstLine="0"/>
        <w:rPr>
          <w:rFonts w:cs="Calibri"/>
        </w:rPr>
      </w:pPr>
      <w:r>
        <w:rPr>
          <w:lang w:val="zh-Hans"/>
        </w:rPr>
        <w:t xml:space="preserve">CFFEX - </w:t>
      </w:r>
      <w:r>
        <w:rPr>
          <w:lang w:val="zh-Hans"/>
        </w:rPr>
        <w:t>限价</w:t>
      </w:r>
      <w:r>
        <w:rPr>
          <w:lang w:val="zh-Hans"/>
        </w:rPr>
        <w:t xml:space="preserve"> </w:t>
      </w:r>
      <w:r>
        <w:rPr>
          <w:lang w:val="zh-Hans"/>
        </w:rPr>
        <w:t>的最佳</w:t>
      </w:r>
      <w:r>
        <w:rPr>
          <w:lang w:val="zh-Hans"/>
        </w:rPr>
        <w:t xml:space="preserve"> </w:t>
      </w:r>
      <w:r>
        <w:rPr>
          <w:lang w:val="zh-Hans"/>
        </w:rPr>
        <w:t>价格</w:t>
      </w:r>
    </w:p>
    <w:p w14:paraId="3BDF44AB" w14:textId="77777777" w:rsidR="00626C2D" w:rsidRPr="00B204D4" w:rsidRDefault="00626C2D" w:rsidP="00626C2D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THOST_FTDC_OPT_</w:t>
      </w:r>
      <w:r>
        <w:rPr>
          <w:color w:val="000000"/>
          <w:lang w:val="zh-Hans"/>
        </w:rPr>
        <w:t>价格</w:t>
      </w:r>
    </w:p>
    <w:p w14:paraId="7F5A1DFF" w14:textId="77777777" w:rsidR="00626C2D" w:rsidRPr="00B204D4" w:rsidRDefault="00626C2D" w:rsidP="00626C2D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t xml:space="preserve"> THOST_FTDC_Tc_Gfd</w:t>
      </w:r>
    </w:p>
    <w:p w14:paraId="3F3DC396" w14:textId="77777777" w:rsidR="00AD661F" w:rsidRPr="00AD661F" w:rsidRDefault="00626C2D" w:rsidP="00626C2D">
      <w:pPr>
        <w:pStyle w:val="a0"/>
        <w:numPr>
          <w:ilvl w:val="0"/>
          <w:numId w:val="15"/>
        </w:numPr>
        <w:spacing w:before="156"/>
        <w:ind w:firstLineChars="0"/>
      </w:pPr>
      <w:r>
        <w:rPr>
          <w:color w:val="000000"/>
          <w:lang w:val="zh-Hans"/>
        </w:rPr>
        <w:lastRenderedPageBreak/>
        <w:t xml:space="preserve"> THOST_FTDC_Vc_Av</w:t>
      </w:r>
    </w:p>
    <w:p w14:paraId="3F852663" w14:textId="77777777" w:rsidR="00274F8B" w:rsidRPr="000704F7" w:rsidRDefault="00F9769E" w:rsidP="002F78AD">
      <w:pPr>
        <w:pStyle w:val="3"/>
        <w:numPr>
          <w:ilvl w:val="2"/>
          <w:numId w:val="2"/>
        </w:numPr>
        <w:rPr>
          <w:rFonts w:cs="Calibri"/>
          <w:highlight w:val="yellow"/>
        </w:rPr>
      </w:pPr>
      <w:r w:rsidRPr="000704F7">
        <w:rPr>
          <w:highlight w:val="yellow"/>
          <w:lang w:val="zh-Hans"/>
        </w:rPr>
        <w:t>订单退货</w:t>
      </w:r>
    </w:p>
    <w:p w14:paraId="721E7615" w14:textId="77777777" w:rsidR="00274F8B" w:rsidRDefault="00F9769E">
      <w:pPr>
        <w:spacing w:before="120"/>
        <w:rPr>
          <w:rFonts w:cs="Calibri"/>
        </w:rPr>
      </w:pPr>
      <w:bookmarkStart w:id="892" w:name="OLE_LINK140"/>
      <w:bookmarkStart w:id="893" w:name="OLE_LINK141"/>
      <w:r>
        <w:rPr>
          <w:lang w:val="zh-Hans"/>
        </w:rPr>
        <w:t>方法</w:t>
      </w:r>
      <w:r>
        <w:rPr>
          <w:lang w:val="zh-Hans"/>
        </w:rPr>
        <w:t xml:space="preserve">onRtnOrder </w:t>
      </w:r>
      <w:r>
        <w:rPr>
          <w:lang w:val="zh-Hans"/>
        </w:rPr>
        <w:t>用于返回订单返回。数据结构是</w:t>
      </w:r>
      <w:r>
        <w:rPr>
          <w:lang w:val="zh-Hans"/>
        </w:rPr>
        <w:t>CThostFtdcOrderField</w:t>
      </w:r>
      <w:r>
        <w:rPr>
          <w:lang w:val="zh-Hans"/>
        </w:rPr>
        <w:t>。</w:t>
      </w:r>
      <w:r>
        <w:rPr>
          <w:lang w:val="zh-Hans"/>
        </w:rPr>
        <w:t>.</w:t>
      </w:r>
    </w:p>
    <w:p w14:paraId="15A506D5" w14:textId="77777777" w:rsidR="00274F8B" w:rsidRDefault="00F9769E">
      <w:pPr>
        <w:rPr>
          <w:rFonts w:cs="Calibri"/>
        </w:rPr>
      </w:pPr>
      <w:r>
        <w:rPr>
          <w:lang w:val="zh-Hans"/>
        </w:rPr>
        <w:t>订单退货用于通知客户程序订单的最新状态，例如已提交、</w:t>
      </w:r>
      <w:r>
        <w:rPr>
          <w:lang w:val="zh-Hans"/>
        </w:rPr>
        <w:t xml:space="preserve"> </w:t>
      </w:r>
      <w:r>
        <w:rPr>
          <w:lang w:val="zh-Hans"/>
        </w:rPr>
        <w:t>取消、不排队和填写等。每次更改订单状态时，将调用此方法一次。</w:t>
      </w:r>
      <w:r>
        <w:rPr>
          <w:lang w:val="zh-Hans"/>
        </w:rPr>
        <w:t xml:space="preserve"> </w:t>
      </w:r>
    </w:p>
    <w:bookmarkEnd w:id="892"/>
    <w:bookmarkEnd w:id="893"/>
    <w:p w14:paraId="7703CEF3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总成交量和成交量</w:t>
      </w:r>
      <w:r>
        <w:rPr>
          <w:b/>
          <w:lang w:val="zh-Hans"/>
        </w:rPr>
        <w:t xml:space="preserve"> &amp; </w:t>
      </w:r>
      <w:r>
        <w:rPr>
          <w:lang w:val="zh-Hans"/>
        </w:rPr>
        <w:t>交易及</w:t>
      </w:r>
      <w:r>
        <w:rPr>
          <w:b/>
          <w:lang w:val="zh-Hans"/>
        </w:rPr>
        <w:t>成交量总</w:t>
      </w:r>
    </w:p>
    <w:p w14:paraId="68273B9B" w14:textId="77777777" w:rsidR="00274F8B" w:rsidRDefault="00F9769E">
      <w:pPr>
        <w:rPr>
          <w:rFonts w:cs="Calibri"/>
        </w:rPr>
      </w:pPr>
      <w:r>
        <w:rPr>
          <w:lang w:val="zh-Hans"/>
        </w:rPr>
        <w:t>以上三个字段是</w:t>
      </w:r>
      <w:r>
        <w:rPr>
          <w:lang w:val="zh-Hans"/>
        </w:rPr>
        <w:t xml:space="preserve"> </w:t>
      </w:r>
      <w:r>
        <w:rPr>
          <w:lang w:val="zh-Hans"/>
        </w:rPr>
        <w:t>订单的原始交易量、填充量和剩余未填充的卷。</w:t>
      </w:r>
    </w:p>
    <w:p w14:paraId="4426A8E9" w14:textId="77777777" w:rsidR="00274F8B" w:rsidRDefault="00F9769E">
      <w:pPr>
        <w:rPr>
          <w:rFonts w:cs="Calibri"/>
        </w:rPr>
      </w:pPr>
      <w:r>
        <w:rPr>
          <w:lang w:val="zh-Hans"/>
        </w:rPr>
        <w:t>如果一个订单被</w:t>
      </w:r>
      <w:r>
        <w:rPr>
          <w:lang w:val="zh-Hans"/>
        </w:rPr>
        <w:t xml:space="preserve"> </w:t>
      </w:r>
      <w:del w:id="894" w:author="陈学锋" w:date="2018-07-12T22:23:00Z">
        <w:r w:rsidDel="007D7E0F">
          <w:rPr>
            <w:lang w:val="zh-Hans"/>
          </w:rPr>
          <w:delText xml:space="preserve">for </w:delText>
        </w:r>
      </w:del>
      <w:r>
        <w:rPr>
          <w:lang w:val="zh-Hans"/>
        </w:rPr>
        <w:t>填充多次，则每个交易记录将有一个订单退货。</w:t>
      </w:r>
      <w:r>
        <w:rPr>
          <w:lang w:val="zh-Hans"/>
        </w:rPr>
        <w:t xml:space="preserve"> </w:t>
      </w:r>
    </w:p>
    <w:p w14:paraId="1A2AD94D" w14:textId="77777777" w:rsidR="00274F8B" w:rsidRDefault="00F9769E">
      <w:pPr>
        <w:rPr>
          <w:rFonts w:cs="Calibri"/>
        </w:rPr>
      </w:pPr>
      <w:r>
        <w:rPr>
          <w:lang w:val="zh-Hans"/>
        </w:rPr>
        <w:t>执行条件订单时，交易内核将验证订单。如果验证失败，将调用</w:t>
      </w:r>
      <w:r>
        <w:rPr>
          <w:lang w:val="zh-Hans"/>
        </w:rPr>
        <w:t xml:space="preserve"> OnRtnError </w:t>
      </w:r>
      <w:r>
        <w:rPr>
          <w:lang w:val="zh-Hans"/>
        </w:rPr>
        <w:t>条件顺序</w:t>
      </w:r>
      <w:r>
        <w:rPr>
          <w:lang w:val="zh-Hans"/>
        </w:rPr>
        <w:t xml:space="preserve"> will be invoked and </w:t>
      </w:r>
      <w:ins w:id="895" w:author="陈学锋" w:date="2018-07-12T22:24:00Z">
        <w:r w:rsidR="007D7E0F">
          <w:rPr>
            <w:lang w:val="zh-Hans"/>
          </w:rPr>
          <w:t>，并将</w:t>
        </w:r>
      </w:ins>
      <w:r>
        <w:rPr>
          <w:lang w:val="zh-Hans"/>
        </w:rPr>
        <w:t>返回一条错误消息。</w:t>
      </w:r>
    </w:p>
    <w:p w14:paraId="78DF0C9A" w14:textId="77777777" w:rsidR="000704F7" w:rsidRPr="007D7E0F" w:rsidRDefault="000704F7" w:rsidP="000704F7">
      <w:pPr>
        <w:pStyle w:val="a0"/>
        <w:spacing w:before="156"/>
        <w:ind w:firstLineChars="0" w:firstLine="0"/>
      </w:pPr>
    </w:p>
    <w:p w14:paraId="1FF3618A" w14:textId="77777777" w:rsidR="000704F7" w:rsidRPr="000704F7" w:rsidRDefault="000704F7" w:rsidP="000704F7">
      <w:pPr>
        <w:pStyle w:val="a0"/>
        <w:spacing w:before="156"/>
        <w:ind w:firstLineChars="0" w:firstLine="0"/>
        <w:rPr>
          <w:b/>
        </w:rPr>
      </w:pPr>
      <w:r w:rsidRPr="000704F7">
        <w:rPr>
          <w:b/>
          <w:lang w:val="zh-Hans"/>
        </w:rPr>
        <w:t>订单状态</w:t>
      </w:r>
    </w:p>
    <w:p w14:paraId="56F1ACB2" w14:textId="77777777" w:rsidR="000704F7" w:rsidRDefault="0028080A" w:rsidP="000704F7">
      <w:pPr>
        <w:pStyle w:val="a0"/>
        <w:numPr>
          <w:ilvl w:val="0"/>
          <w:numId w:val="15"/>
        </w:numPr>
        <w:spacing w:before="156"/>
        <w:ind w:firstLineChars="0"/>
      </w:pPr>
      <w:r>
        <w:rPr>
          <w:lang w:val="zh-Hans"/>
        </w:rPr>
        <w:t xml:space="preserve"> 0  </w:t>
      </w:r>
      <w:del w:id="896" w:author="陈学锋" w:date="2018-07-12T22:25:00Z">
        <w:r w:rsidDel="007D7E0F">
          <w:rPr>
            <w:lang w:val="zh-Hans"/>
          </w:rPr>
          <w:delText>entirely</w:delText>
        </w:r>
        <w:r w:rsidR="000704F7" w:rsidDel="007D7E0F">
          <w:rPr>
            <w:lang w:val="zh-Hans"/>
          </w:rPr>
          <w:delText xml:space="preserve"> </w:delText>
        </w:r>
        <w:r w:rsidDel="007D7E0F">
          <w:rPr>
            <w:lang w:val="zh-Hans"/>
          </w:rPr>
          <w:delText>trading</w:delText>
        </w:r>
      </w:del>
      <w:ins w:id="897" w:author="陈学锋" w:date="2018-07-13T21:20:00Z">
        <w:r w:rsidR="00DB1911">
          <w:rPr>
            <w:lang w:val="zh-Hans"/>
          </w:rPr>
          <w:t>完全</w:t>
        </w:r>
      </w:ins>
      <w:ins w:id="898" w:author="陈学锋" w:date="2018-07-12T22:25:00Z">
        <w:r w:rsidR="007D7E0F">
          <w:rPr>
            <w:lang w:val="zh-Hans"/>
          </w:rPr>
          <w:t xml:space="preserve"> </w:t>
        </w:r>
        <w:r w:rsidR="007D7E0F">
          <w:rPr>
            <w:lang w:val="zh-Hans"/>
          </w:rPr>
          <w:t>填充</w:t>
        </w:r>
      </w:ins>
    </w:p>
    <w:p w14:paraId="107B0009" w14:textId="77777777" w:rsidR="0028080A" w:rsidRDefault="0028080A" w:rsidP="000704F7">
      <w:pPr>
        <w:pStyle w:val="a0"/>
        <w:numPr>
          <w:ilvl w:val="0"/>
          <w:numId w:val="15"/>
        </w:numPr>
        <w:spacing w:before="156"/>
        <w:ind w:firstLineChars="0"/>
      </w:pPr>
      <w:r>
        <w:rPr>
          <w:lang w:val="zh-Hans"/>
        </w:rPr>
        <w:t xml:space="preserve"> 1</w:t>
      </w:r>
      <w:del w:id="899" w:author="陈学锋" w:date="2018-07-12T22:26:00Z">
        <w:r w:rsidDel="007D7E0F">
          <w:rPr>
            <w:lang w:val="zh-Hans"/>
          </w:rPr>
          <w:delText>trading</w:delText>
        </w:r>
      </w:del>
      <w:ins w:id="900" w:author="陈学锋" w:date="2018-07-12T22:26:00Z">
        <w:r w:rsidR="007D7E0F">
          <w:rPr>
            <w:lang w:val="zh-Hans"/>
          </w:rPr>
          <w:t xml:space="preserve"> </w:t>
        </w:r>
        <w:r w:rsidR="007D7E0F">
          <w:rPr>
            <w:lang w:val="zh-Hans"/>
          </w:rPr>
          <w:t>部分</w:t>
        </w:r>
      </w:ins>
      <w:r>
        <w:rPr>
          <w:lang w:val="zh-Hans"/>
        </w:rPr>
        <w:t>填充</w:t>
      </w:r>
      <w:r>
        <w:rPr>
          <w:lang w:val="zh-Hans"/>
        </w:rPr>
        <w:t xml:space="preserve"> </w:t>
      </w:r>
      <w:r w:rsidR="00D517C4">
        <w:rPr>
          <w:lang w:val="zh-Hans"/>
        </w:rPr>
        <w:t>，订单仍在匹配队列中换</w:t>
      </w:r>
    </w:p>
    <w:p w14:paraId="59BD04CD" w14:textId="77777777" w:rsidR="0028080A" w:rsidRDefault="0028080A" w:rsidP="000704F7">
      <w:pPr>
        <w:pStyle w:val="a0"/>
        <w:numPr>
          <w:ilvl w:val="0"/>
          <w:numId w:val="15"/>
        </w:numPr>
        <w:spacing w:before="156"/>
        <w:ind w:firstLineChars="0"/>
      </w:pPr>
      <w:r>
        <w:rPr>
          <w:lang w:val="zh-Hans"/>
        </w:rPr>
        <w:t xml:space="preserve"> 3</w:t>
      </w:r>
      <w:del w:id="901" w:author="陈学锋" w:date="2018-07-12T22:26:00Z">
        <w:r w:rsidDel="007D7E0F">
          <w:rPr>
            <w:lang w:val="zh-Hans"/>
          </w:rPr>
          <w:delText>trading</w:delText>
        </w:r>
      </w:del>
      <w:ins w:id="902" w:author="陈学锋" w:date="2018-07-12T22:26:00Z">
        <w:r w:rsidR="007D7E0F">
          <w:rPr>
            <w:lang w:val="zh-Hans"/>
          </w:rPr>
          <w:t xml:space="preserve"> </w:t>
        </w:r>
        <w:r w:rsidR="007D7E0F">
          <w:rPr>
            <w:lang w:val="zh-Hans"/>
          </w:rPr>
          <w:t>未</w:t>
        </w:r>
      </w:ins>
      <w:r w:rsidR="00D517C4">
        <w:rPr>
          <w:lang w:val="zh-Hans"/>
        </w:rPr>
        <w:t>填写，订单仍在匹配队列中换</w:t>
      </w:r>
    </w:p>
    <w:p w14:paraId="436E1AC4" w14:textId="77777777" w:rsidR="00D517C4" w:rsidRDefault="00D517C4" w:rsidP="000704F7">
      <w:pPr>
        <w:pStyle w:val="a0"/>
        <w:numPr>
          <w:ilvl w:val="0"/>
          <w:numId w:val="15"/>
        </w:numPr>
        <w:spacing w:before="156"/>
        <w:ind w:firstLineChars="0"/>
      </w:pPr>
      <w:r>
        <w:rPr>
          <w:lang w:val="zh-Hans"/>
        </w:rPr>
        <w:t xml:space="preserve"> 5 </w:t>
      </w:r>
      <w:r>
        <w:rPr>
          <w:lang w:val="zh-Hans"/>
        </w:rPr>
        <w:t>已</w:t>
      </w:r>
      <w:del w:id="903" w:author="陈学锋" w:date="2018-07-12T22:26:00Z">
        <w:r w:rsidDel="007D7E0F">
          <w:rPr>
            <w:lang w:val="zh-Hans"/>
          </w:rPr>
          <w:delText>revoked</w:delText>
        </w:r>
      </w:del>
      <w:ins w:id="904" w:author="陈学锋" w:date="2018-07-12T22:26:00Z">
        <w:r w:rsidR="007D7E0F">
          <w:rPr>
            <w:lang w:val="zh-Hans"/>
          </w:rPr>
          <w:t xml:space="preserve"> </w:t>
        </w:r>
        <w:r w:rsidR="007D7E0F">
          <w:rPr>
            <w:lang w:val="zh-Hans"/>
          </w:rPr>
          <w:t>取消</w:t>
        </w:r>
      </w:ins>
    </w:p>
    <w:p w14:paraId="7205B96D" w14:textId="77777777" w:rsidR="00D517C4" w:rsidRDefault="00D517C4" w:rsidP="000704F7">
      <w:pPr>
        <w:pStyle w:val="a0"/>
        <w:numPr>
          <w:ilvl w:val="0"/>
          <w:numId w:val="15"/>
        </w:numPr>
        <w:spacing w:before="156"/>
        <w:ind w:firstLineChars="0"/>
      </w:pPr>
      <w:r>
        <w:rPr>
          <w:lang w:val="zh-Hans"/>
        </w:rPr>
        <w:t>6 -</w:t>
      </w:r>
      <w:r>
        <w:rPr>
          <w:lang w:val="zh-Hans"/>
        </w:rPr>
        <w:t>个未知</w:t>
      </w:r>
      <w:r>
        <w:rPr>
          <w:lang w:val="zh-Hans"/>
        </w:rPr>
        <w:t xml:space="preserve"> - </w:t>
      </w:r>
      <w:ins w:id="905" w:author="陈学锋" w:date="2018-07-12T22:26:00Z">
        <w:r w:rsidR="007D7E0F">
          <w:rPr>
            <w:lang w:val="zh-Hans"/>
          </w:rPr>
          <w:t>订单</w:t>
        </w:r>
      </w:ins>
      <w:r>
        <w:rPr>
          <w:lang w:val="zh-Hans"/>
        </w:rPr>
        <w:t>已提交</w:t>
      </w:r>
      <w:ins w:id="906" w:author="陈学锋" w:date="2018-07-12T22:27:00Z">
        <w:r w:rsidR="007D7E0F">
          <w:rPr>
            <w:lang w:val="zh-Hans"/>
          </w:rPr>
          <w:t xml:space="preserve">the </w:t>
        </w:r>
      </w:ins>
      <w:r>
        <w:rPr>
          <w:lang w:val="zh-Hans"/>
        </w:rPr>
        <w:t>到交易所</w:t>
      </w:r>
      <w:ins w:id="907" w:author="陈学锋" w:date="2018-07-12T22:26:00Z">
        <w:r w:rsidR="007D7E0F">
          <w:rPr>
            <w:lang w:val="zh-Hans"/>
          </w:rPr>
          <w:t>，</w:t>
        </w:r>
      </w:ins>
      <w:r>
        <w:rPr>
          <w:lang w:val="zh-Hans"/>
        </w:rPr>
        <w:t>但尚未收到</w:t>
      </w:r>
      <w:r>
        <w:rPr>
          <w:lang w:val="zh-Hans"/>
        </w:rPr>
        <w:t>received</w:t>
      </w:r>
      <w:r>
        <w:rPr>
          <w:lang w:val="zh-Hans"/>
        </w:rPr>
        <w:t>确认</w:t>
      </w:r>
      <w:del w:id="908" w:author="陈学锋" w:date="2018-07-21T21:49:00Z">
        <w:r w:rsidDel="00CE24B9">
          <w:rPr>
            <w:lang w:val="zh-Hans"/>
          </w:rPr>
          <w:delText xml:space="preserve">       </w:delText>
        </w:r>
      </w:del>
      <w:r>
        <w:rPr>
          <w:lang w:val="zh-Hans"/>
        </w:rPr>
        <w:t>信息</w:t>
      </w:r>
    </w:p>
    <w:p w14:paraId="60A77DD6" w14:textId="77777777" w:rsidR="000704F7" w:rsidRPr="00CE24B9" w:rsidRDefault="000704F7" w:rsidP="000704F7">
      <w:pPr>
        <w:pStyle w:val="a0"/>
        <w:spacing w:before="156"/>
        <w:ind w:firstLineChars="0" w:firstLine="0"/>
      </w:pPr>
    </w:p>
    <w:p w14:paraId="149362AC" w14:textId="77777777" w:rsidR="00274F8B" w:rsidRDefault="00F9769E">
      <w:pPr>
        <w:pStyle w:val="3"/>
        <w:numPr>
          <w:ilvl w:val="2"/>
          <w:numId w:val="2"/>
        </w:numPr>
        <w:rPr>
          <w:rFonts w:cs="Calibri"/>
        </w:rPr>
      </w:pPr>
      <w:r>
        <w:rPr>
          <w:lang w:val="zh-Hans"/>
        </w:rPr>
        <w:t>交易回报</w:t>
      </w:r>
      <w:r>
        <w:rPr>
          <w:lang w:val="zh-Hans"/>
        </w:rPr>
        <w:t xml:space="preserve"> </w:t>
      </w:r>
    </w:p>
    <w:p w14:paraId="753D117C" w14:textId="77777777" w:rsidR="00274F8B" w:rsidRDefault="00F9769E">
      <w:pPr>
        <w:rPr>
          <w:rFonts w:cs="Calibri"/>
        </w:rPr>
      </w:pPr>
      <w:r>
        <w:rPr>
          <w:lang w:val="zh-Hans"/>
        </w:rPr>
        <w:t>方法</w:t>
      </w:r>
      <w:r>
        <w:rPr>
          <w:lang w:val="zh-Hans"/>
        </w:rPr>
        <w:t xml:space="preserve">onRtnTrade </w:t>
      </w:r>
      <w:r>
        <w:rPr>
          <w:lang w:val="zh-Hans"/>
        </w:rPr>
        <w:t>用于返回交易回报。每次部分填充订单或</w:t>
      </w:r>
      <w:del w:id="909" w:author="陈学锋" w:date="2018-07-12T22:28:00Z">
        <w:r w:rsidDel="007D7E0F">
          <w:rPr>
            <w:lang w:val="zh-Hans"/>
          </w:rPr>
          <w:delText>f</w:delText>
        </w:r>
      </w:del>
      <w:r>
        <w:rPr>
          <w:lang w:val="zh-Hans"/>
        </w:rPr>
        <w:t>完全填充</w:t>
      </w:r>
      <w:ins w:id="910" w:author="陈学锋" w:date="2018-07-12T22:28:00Z">
        <w:r w:rsidR="007D7E0F">
          <w:rPr>
            <w:lang w:val="zh-Hans"/>
          </w:rPr>
          <w:t>订单时</w:t>
        </w:r>
      </w:ins>
      <w:r>
        <w:rPr>
          <w:lang w:val="zh-Hans"/>
        </w:rPr>
        <w:t>，将调用此方法一次。交易退货仅包含合约、填充量、价格等信息。</w:t>
      </w:r>
      <w:ins w:id="911" w:author="陈学锋" w:date="2018-07-13T21:10:00Z">
        <w:r w:rsidR="00DB1911">
          <w:rPr>
            <w:lang w:val="zh-Hans"/>
          </w:rPr>
          <w:t>它只包含有关交易的信息，</w:t>
        </w:r>
      </w:ins>
      <w:del w:id="912" w:author="陈学锋" w:date="2018-07-13T21:11:00Z">
        <w:r w:rsidDel="00DB1911">
          <w:rPr>
            <w:lang w:val="zh-Hans"/>
          </w:rPr>
          <w:delText>does not have</w:delText>
        </w:r>
      </w:del>
      <w:ins w:id="913" w:author="陈学锋" w:date="2018-07-13T21:11:00Z">
        <w:r w:rsidR="00DB1911">
          <w:rPr>
            <w:lang w:val="zh-Hans"/>
          </w:rPr>
          <w:t>但交易</w:t>
        </w:r>
      </w:ins>
      <w:r>
        <w:rPr>
          <w:lang w:val="zh-Hans"/>
        </w:rPr>
        <w:t>后没有投资者的头寸和</w:t>
      </w:r>
      <w:del w:id="914" w:author="陈学锋" w:date="2018-07-13T21:11:00Z">
        <w:r w:rsidDel="00DB1911">
          <w:rPr>
            <w:lang w:val="zh-Hans"/>
          </w:rPr>
          <w:delText>this transaction is processed</w:delText>
        </w:r>
      </w:del>
      <w:ins w:id="915" w:author="陈学锋" w:date="2018-07-13T21:11:00Z">
        <w:r w:rsidR="00DB1911">
          <w:rPr>
            <w:lang w:val="zh-Hans"/>
          </w:rPr>
          <w:t>资金</w:t>
        </w:r>
      </w:ins>
      <w:r>
        <w:rPr>
          <w:lang w:val="zh-Hans"/>
        </w:rPr>
        <w:t>。</w:t>
      </w:r>
    </w:p>
    <w:p w14:paraId="42D4BA4F" w14:textId="77777777" w:rsidR="00274F8B" w:rsidRDefault="00F9769E">
      <w:pPr>
        <w:rPr>
          <w:ins w:id="916" w:author="陈学锋" w:date="2018-07-13T21:13:00Z"/>
          <w:rFonts w:cs="Calibri"/>
        </w:rPr>
      </w:pPr>
      <w:r>
        <w:rPr>
          <w:lang w:val="zh-Hans"/>
        </w:rPr>
        <w:t xml:space="preserve">ReqQryTradingAccount </w:t>
      </w:r>
      <w:r>
        <w:rPr>
          <w:lang w:val="zh-Hans"/>
        </w:rPr>
        <w:t>方法用于查询投资者资金的最新状态，如保证金、交易费用、头寸利润、可用资金等。</w:t>
      </w:r>
    </w:p>
    <w:p w14:paraId="75FC30B4" w14:textId="77777777" w:rsidR="00DB1911" w:rsidRDefault="00DB1911">
      <w:pPr>
        <w:pStyle w:val="a0"/>
        <w:spacing w:before="156"/>
        <w:ind w:firstLine="240"/>
        <w:rPr>
          <w:ins w:id="917" w:author="陈学锋" w:date="2018-07-13T21:13:00Z"/>
        </w:rPr>
        <w:pPrChange w:id="918" w:author="陈学锋" w:date="2018-07-13T21:13:00Z">
          <w:pPr/>
        </w:pPrChange>
      </w:pPr>
    </w:p>
    <w:p w14:paraId="66E55895" w14:textId="77777777" w:rsidR="00DB1911" w:rsidRDefault="00DB1911">
      <w:pPr>
        <w:pStyle w:val="a0"/>
        <w:spacing w:before="156"/>
        <w:ind w:firstLineChars="0" w:firstLine="0"/>
        <w:rPr>
          <w:ins w:id="919" w:author="陈学锋" w:date="2018-07-13T21:24:00Z"/>
        </w:rPr>
        <w:pPrChange w:id="920" w:author="陈学锋" w:date="2018-07-13T21:13:00Z">
          <w:pPr/>
        </w:pPrChange>
      </w:pPr>
      <w:ins w:id="921" w:author="陈学锋" w:date="2018-07-13T21:13:00Z">
        <w:r>
          <w:rPr>
            <w:lang w:val="zh-Hans"/>
          </w:rPr>
          <w:t>我们建议</w:t>
        </w:r>
      </w:ins>
      <w:ins w:id="922" w:author="陈学锋" w:date="2018-07-13T21:14:00Z">
        <w:r>
          <w:rPr>
            <w:lang w:val="zh-Hans"/>
          </w:rPr>
          <w:t>客户使用交易回报</w:t>
        </w:r>
      </w:ins>
      <w:ins w:id="923" w:author="陈学锋" w:date="2018-07-13T21:17:00Z">
        <w:r>
          <w:rPr>
            <w:lang w:val="zh-Hans"/>
          </w:rPr>
          <w:t>来判断是否</w:t>
        </w:r>
      </w:ins>
      <w:ins w:id="924" w:author="陈学锋" w:date="2018-07-13T21:14:00Z">
        <w:r>
          <w:rPr>
            <w:lang w:val="zh-Hans"/>
          </w:rPr>
          <w:t>填写了</w:t>
        </w:r>
        <w:r>
          <w:rPr>
            <w:lang w:val="zh-Hans"/>
          </w:rPr>
          <w:t>n</w:t>
        </w:r>
      </w:ins>
      <w:ins w:id="925" w:author="陈学锋" w:date="2018-07-13T21:18:00Z">
        <w:r>
          <w:rPr>
            <w:lang w:val="zh-Hans"/>
          </w:rPr>
          <w:t>订单</w:t>
        </w:r>
      </w:ins>
      <w:ins w:id="926" w:author="陈学锋" w:date="2018-07-13T21:19:00Z">
        <w:r>
          <w:rPr>
            <w:lang w:val="zh-Hans"/>
          </w:rPr>
          <w:t>，如果是，数量和价格。</w:t>
        </w:r>
        <w:r>
          <w:rPr>
            <w:lang w:val="zh-Hans"/>
          </w:rPr>
          <w:t xml:space="preserve"> </w:t>
        </w:r>
        <w:r>
          <w:rPr>
            <w:lang w:val="zh-Hans"/>
          </w:rPr>
          <w:t>如果使用订单回报（</w:t>
        </w:r>
      </w:ins>
      <w:ins w:id="927" w:author="陈学锋" w:date="2018-07-13T21:20:00Z">
        <w:r w:rsidR="0056280F">
          <w:rPr>
            <w:lang w:val="zh-Hans"/>
          </w:rPr>
          <w:t>状态为</w:t>
        </w:r>
        <w:r w:rsidR="0056280F">
          <w:rPr>
            <w:lang w:val="zh-Hans"/>
          </w:rPr>
          <w:t>"</w:t>
        </w:r>
        <w:r w:rsidR="0056280F">
          <w:rPr>
            <w:lang w:val="zh-Hans"/>
          </w:rPr>
          <w:t>部分填充</w:t>
        </w:r>
        <w:r w:rsidR="0056280F">
          <w:rPr>
            <w:lang w:val="zh-Hans"/>
          </w:rPr>
          <w:t>"</w:t>
        </w:r>
        <w:r w:rsidR="0056280F">
          <w:rPr>
            <w:lang w:val="zh-Hans"/>
          </w:rPr>
          <w:t>或</w:t>
        </w:r>
        <w:r w:rsidR="0056280F">
          <w:rPr>
            <w:lang w:val="zh-Hans"/>
          </w:rPr>
          <w:t>"</w:t>
        </w:r>
      </w:ins>
      <w:r>
        <w:rPr>
          <w:lang w:val="zh-Hans"/>
        </w:rPr>
        <w:t>完全填充</w:t>
      </w:r>
      <w:r>
        <w:rPr>
          <w:lang w:val="zh-Hans"/>
        </w:rPr>
        <w:t>"</w:t>
      </w:r>
      <w:r>
        <w:rPr>
          <w:lang w:val="zh-Hans"/>
        </w:rPr>
        <w:t>），则有可能发生关闭</w:t>
      </w:r>
      <w:ins w:id="928" w:author="陈学锋" w:date="2018-07-13T21:21:00Z">
        <w:r w:rsidR="0056280F">
          <w:rPr>
            <w:lang w:val="zh-Hans"/>
          </w:rPr>
          <w:t>可能失败，</w:t>
        </w:r>
      </w:ins>
      <w:ins w:id="929" w:author="陈学锋" w:date="2018-07-13T21:22:00Z">
        <w:r w:rsidR="0056280F">
          <w:rPr>
            <w:lang w:val="zh-Hans"/>
          </w:rPr>
          <w:t>因为</w:t>
        </w:r>
      </w:ins>
      <w:r>
        <w:rPr>
          <w:lang w:val="zh-Hans"/>
        </w:rPr>
        <w:t>订单回报与交易回报之间有理论上的</w:t>
      </w:r>
      <w:ins w:id="930" w:author="陈学锋" w:date="2018-07-13T21:23:00Z">
        <w:r w:rsidR="0056280F">
          <w:rPr>
            <w:lang w:val="zh-Hans"/>
          </w:rPr>
          <w:t>时差（非常边际），而</w:t>
        </w:r>
        <w:r w:rsidR="0056280F">
          <w:rPr>
            <w:lang w:val="zh-Hans"/>
          </w:rPr>
          <w:t xml:space="preserve"> CTP </w:t>
        </w:r>
        <w:r w:rsidR="0056280F">
          <w:rPr>
            <w:lang w:val="zh-Hans"/>
          </w:rPr>
          <w:t>的端端</w:t>
        </w:r>
      </w:ins>
      <w:r>
        <w:rPr>
          <w:lang w:val="zh-Hans"/>
        </w:rPr>
        <w:t>会根据交易回报更新</w:t>
      </w:r>
      <w:ins w:id="931" w:author="陈学锋" w:date="2018-07-13T21:24:00Z">
        <w:r w:rsidR="0056280F">
          <w:rPr>
            <w:lang w:val="zh-Hans"/>
          </w:rPr>
          <w:t>订单状态。</w:t>
        </w:r>
      </w:ins>
    </w:p>
    <w:p w14:paraId="07843B40" w14:textId="77777777" w:rsidR="0056280F" w:rsidRPr="00DB1911" w:rsidRDefault="0056280F">
      <w:pPr>
        <w:pStyle w:val="a0"/>
        <w:spacing w:before="156"/>
        <w:ind w:firstLineChars="0" w:firstLine="0"/>
        <w:pPrChange w:id="932" w:author="陈学锋" w:date="2018-07-13T21:13:00Z">
          <w:pPr/>
        </w:pPrChange>
      </w:pPr>
    </w:p>
    <w:p w14:paraId="76E1C809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查询保证金率</w:t>
      </w:r>
    </w:p>
    <w:p w14:paraId="4EC3ED8A" w14:textId="77777777" w:rsidR="00274F8B" w:rsidRDefault="00F9769E">
      <w:pPr>
        <w:rPr>
          <w:rFonts w:cs="Calibri"/>
        </w:rPr>
      </w:pPr>
      <w:r>
        <w:rPr>
          <w:lang w:val="zh-Hans"/>
        </w:rPr>
        <w:lastRenderedPageBreak/>
        <w:t>查询保证金率的方法是</w:t>
      </w:r>
      <w:r>
        <w:rPr>
          <w:lang w:val="zh-Hans"/>
        </w:rPr>
        <w:t xml:space="preserve"> ReqQry </w:t>
      </w:r>
      <w:r>
        <w:rPr>
          <w:lang w:val="zh-Hans"/>
        </w:rPr>
        <w:t>计算结果。</w:t>
      </w:r>
      <w:r>
        <w:rPr>
          <w:lang w:val="zh-Hans"/>
        </w:rPr>
        <w:t>.</w:t>
      </w:r>
    </w:p>
    <w:p w14:paraId="4D7CB31B" w14:textId="77777777" w:rsidR="00274F8B" w:rsidRDefault="00F9769E">
      <w:pPr>
        <w:rPr>
          <w:rFonts w:cs="Calibri"/>
        </w:rPr>
      </w:pPr>
      <w:r>
        <w:rPr>
          <w:lang w:val="zh-Hans"/>
        </w:rPr>
        <w:t>它仅用于普通</w:t>
      </w:r>
      <w:ins w:id="933" w:author="陈学锋" w:date="2018-07-13T21:24:00Z">
        <w:r w:rsidR="0056280F">
          <w:rPr>
            <w:lang w:val="zh-Hans"/>
          </w:rPr>
          <w:t>合同</w:t>
        </w:r>
      </w:ins>
      <w:r>
        <w:rPr>
          <w:lang w:val="zh-Hans"/>
        </w:rPr>
        <w:t>。</w:t>
      </w:r>
      <w:ins w:id="934" w:author="陈学锋" w:date="2018-07-13T21:24:00Z">
        <w:r w:rsidR="0056280F">
          <w:rPr>
            <w:lang w:val="zh-Hans"/>
          </w:rPr>
          <w:t>对于</w:t>
        </w:r>
      </w:ins>
      <w:r>
        <w:rPr>
          <w:lang w:val="zh-Hans"/>
        </w:rPr>
        <w:t>组合</w:t>
      </w:r>
      <w:ins w:id="935" w:author="陈学锋" w:date="2018-07-21T21:50:00Z">
        <w:r w:rsidR="00CE24B9">
          <w:rPr>
            <w:lang w:val="zh-Hans"/>
          </w:rPr>
          <w:t>al</w:t>
        </w:r>
      </w:ins>
      <w:r>
        <w:rPr>
          <w:lang w:val="zh-Hans"/>
        </w:rPr>
        <w:t xml:space="preserve"> </w:t>
      </w:r>
      <w:r>
        <w:rPr>
          <w:lang w:val="zh-Hans"/>
        </w:rPr>
        <w:t>合约，用户可以查询组合</w:t>
      </w:r>
      <w:ins w:id="936" w:author="陈学锋" w:date="2018-07-13T21:25:00Z">
        <w:r w:rsidR="0056280F">
          <w:rPr>
            <w:lang w:val="zh-Hans"/>
          </w:rPr>
          <w:t xml:space="preserve">the </w:t>
        </w:r>
      </w:ins>
      <w:ins w:id="937" w:author="陈学锋" w:date="2018-07-21T21:50:00Z">
        <w:r w:rsidR="00CE24B9">
          <w:rPr>
            <w:lang w:val="zh-Hans"/>
          </w:rPr>
          <w:t>al</w:t>
        </w:r>
      </w:ins>
      <w:r>
        <w:rPr>
          <w:lang w:val="zh-Hans"/>
        </w:rPr>
        <w:t xml:space="preserve"> </w:t>
      </w:r>
      <w:r>
        <w:rPr>
          <w:lang w:val="zh-Hans"/>
        </w:rPr>
        <w:t>合约的两条腿的费率，然后根据</w:t>
      </w:r>
      <w:ins w:id="938" w:author="陈学锋" w:date="2018-07-13T21:25:00Z">
        <w:r w:rsidR="0056280F">
          <w:rPr>
            <w:lang w:val="zh-Hans"/>
          </w:rPr>
          <w:t xml:space="preserve">the </w:t>
        </w:r>
      </w:ins>
      <w:r>
        <w:rPr>
          <w:lang w:val="zh-Hans"/>
        </w:rPr>
        <w:t>交易所规则计算</w:t>
      </w:r>
      <w:del w:id="939" w:author="陈学锋" w:date="2018-07-13T21:25:00Z">
        <w:r w:rsidDel="0056280F">
          <w:rPr>
            <w:lang w:val="zh-Hans"/>
          </w:rPr>
          <w:delText>s</w:delText>
        </w:r>
      </w:del>
      <w:r>
        <w:rPr>
          <w:lang w:val="zh-Hans"/>
        </w:rPr>
        <w:t>’</w:t>
      </w:r>
      <w:ins w:id="940" w:author="陈学锋" w:date="2018-07-13T21:25:00Z">
        <w:r w:rsidR="0056280F">
          <w:rPr>
            <w:lang w:val="zh-Hans"/>
          </w:rPr>
          <w:t>费率</w:t>
        </w:r>
      </w:ins>
      <w:r>
        <w:rPr>
          <w:lang w:val="zh-Hans"/>
        </w:rPr>
        <w:t>。</w:t>
      </w:r>
    </w:p>
    <w:p w14:paraId="43EFE2D5" w14:textId="77777777" w:rsidR="00274F8B" w:rsidRDefault="00274F8B" w:rsidP="003822AC">
      <w:pPr>
        <w:pStyle w:val="a0"/>
        <w:spacing w:before="156"/>
        <w:ind w:firstLine="240"/>
      </w:pPr>
    </w:p>
    <w:p w14:paraId="64DDDEEB" w14:textId="77777777" w:rsidR="00274F8B" w:rsidRDefault="00F9769E">
      <w:pPr>
        <w:pStyle w:val="2"/>
        <w:numPr>
          <w:ilvl w:val="1"/>
          <w:numId w:val="2"/>
        </w:numPr>
      </w:pPr>
      <w:bookmarkStart w:id="941" w:name="_Toc402796997"/>
      <w:bookmarkStart w:id="942" w:name="_Toc20603"/>
      <w:r>
        <w:rPr>
          <w:lang w:val="zh-Hans"/>
        </w:rPr>
        <w:t>下</w:t>
      </w:r>
      <w:r>
        <w:rPr>
          <w:lang w:val="zh-Hans"/>
        </w:rPr>
        <w:t xml:space="preserve"> </w:t>
      </w:r>
      <w:r>
        <w:rPr>
          <w:lang w:val="zh-Hans"/>
        </w:rPr>
        <w:t>停车订单</w:t>
      </w:r>
      <w:bookmarkEnd w:id="941"/>
      <w:bookmarkEnd w:id="942"/>
    </w:p>
    <w:p w14:paraId="2EBDB989" w14:textId="77777777" w:rsidR="00274F8B" w:rsidRDefault="00F9769E">
      <w:pPr>
        <w:rPr>
          <w:rFonts w:cs="Calibri"/>
        </w:rPr>
      </w:pPr>
      <w:r>
        <w:rPr>
          <w:lang w:val="zh-Hans"/>
        </w:rPr>
        <w:t>保留订单是唯一可以在</w:t>
      </w:r>
      <w:del w:id="943" w:author="陈学锋" w:date="2018-07-13T21:26:00Z">
        <w:r w:rsidDel="0056280F">
          <w:rPr>
            <w:lang w:val="zh-Hans"/>
          </w:rPr>
          <w:delText xml:space="preserve">one </w:delText>
        </w:r>
      </w:del>
      <w:r>
        <w:rPr>
          <w:lang w:val="zh-Hans"/>
        </w:rPr>
        <w:t>非交易期间（在呼叫拍卖之前或在交易时段之间的</w:t>
      </w:r>
      <w:del w:id="944" w:author="陈学锋" w:date="2018-07-13T21:26:00Z">
        <w:r w:rsidDel="0056280F">
          <w:rPr>
            <w:lang w:val="zh-Hans"/>
          </w:rPr>
          <w:delText xml:space="preserve">in </w:delText>
        </w:r>
      </w:del>
      <w:r>
        <w:rPr>
          <w:lang w:val="zh-Hans"/>
        </w:rPr>
        <w:t xml:space="preserve"> the </w:t>
      </w:r>
      <w:ins w:id="945" w:author="陈学锋" w:date="2018-07-13T21:26:00Z">
        <w:r w:rsidR="0056280F">
          <w:rPr>
            <w:lang w:val="zh-Hans"/>
          </w:rPr>
          <w:t>休息时间）</w:t>
        </w:r>
      </w:ins>
      <w:del w:id="946" w:author="陈学锋" w:date="2018-07-13T21:27:00Z">
        <w:r w:rsidDel="0056280F">
          <w:rPr>
            <w:lang w:val="zh-Hans"/>
          </w:rPr>
          <w:delText xml:space="preserve">rest </w:delText>
        </w:r>
      </w:del>
      <w:ins w:id="947" w:author="陈学锋" w:date="2018-07-13T21:27:00Z">
        <w:r w:rsidR="0056280F">
          <w:rPr>
            <w:lang w:val="zh-Hans"/>
          </w:rPr>
          <w:t>提交</w:t>
        </w:r>
      </w:ins>
      <w:r>
        <w:rPr>
          <w:lang w:val="zh-Hans"/>
        </w:rPr>
        <w:t>到交易所的订单类型。下一个交易日开始时，已停放的订单</w:t>
      </w:r>
      <w:ins w:id="948" w:author="陈学锋" w:date="2018-07-13T21:27:00Z">
        <w:r w:rsidR="0056280F">
          <w:rPr>
            <w:lang w:val="zh-Hans"/>
          </w:rPr>
          <w:t xml:space="preserve">the </w:t>
        </w:r>
      </w:ins>
      <w:r>
        <w:rPr>
          <w:lang w:val="zh-Hans"/>
        </w:rPr>
        <w:t>将重新交易。用户可以同时放置停放订单</w:t>
      </w:r>
      <w:ins w:id="949" w:author="陈学锋" w:date="2018-07-13T21:27:00Z">
        <w:r w:rsidR="0056280F">
          <w:rPr>
            <w:lang w:val="zh-Hans"/>
          </w:rPr>
          <w:t>s</w:t>
        </w:r>
      </w:ins>
      <w:r>
        <w:rPr>
          <w:lang w:val="zh-Hans"/>
        </w:rPr>
        <w:t xml:space="preserve"> </w:t>
      </w:r>
      <w:r>
        <w:rPr>
          <w:lang w:val="zh-Hans"/>
        </w:rPr>
        <w:t>和停车取消订单</w:t>
      </w:r>
      <w:ins w:id="950" w:author="陈学锋" w:date="2018-07-13T21:27:00Z">
        <w:r w:rsidR="0056280F">
          <w:rPr>
            <w:lang w:val="zh-Hans"/>
          </w:rPr>
          <w:t>。</w:t>
        </w:r>
      </w:ins>
      <w:r>
        <w:rPr>
          <w:lang w:val="zh-Hans"/>
        </w:rPr>
        <w:t xml:space="preserve">. </w:t>
      </w:r>
    </w:p>
    <w:p w14:paraId="3F838048" w14:textId="77777777" w:rsidR="00274F8B" w:rsidRDefault="00F9769E">
      <w:pPr>
        <w:rPr>
          <w:rFonts w:cs="Calibri"/>
        </w:rPr>
      </w:pPr>
      <w:r>
        <w:rPr>
          <w:lang w:val="zh-Hans"/>
        </w:rPr>
        <w:t>触发已停放订单（已停放订单插入）时，新订单将提交到交易所。</w:t>
      </w:r>
    </w:p>
    <w:p w14:paraId="32DD16E2" w14:textId="77777777" w:rsidR="00274F8B" w:rsidRDefault="00F9769E">
      <w:pPr>
        <w:rPr>
          <w:rFonts w:cs="Calibri"/>
        </w:rPr>
      </w:pPr>
      <w:r>
        <w:rPr>
          <w:lang w:val="zh-Hans"/>
        </w:rPr>
        <w:t>当触发已停放的取消订单（停车订单操作）时，订单取消将提交给交易所以取消现有的订单。</w:t>
      </w:r>
      <w:r>
        <w:rPr>
          <w:lang w:val="zh-Hans"/>
        </w:rPr>
        <w:t xml:space="preserve"> </w:t>
      </w:r>
    </w:p>
    <w:p w14:paraId="66C3B5F0" w14:textId="77777777" w:rsidR="00274F8B" w:rsidRDefault="00F9769E">
      <w:pPr>
        <w:rPr>
          <w:rFonts w:cs="Calibri"/>
          <w:iCs/>
        </w:rPr>
      </w:pPr>
      <w:r>
        <w:rPr>
          <w:lang w:val="zh-Hans"/>
        </w:rPr>
        <w:t xml:space="preserve">ReqParkedOrderInsert </w:t>
      </w:r>
      <w:r>
        <w:rPr>
          <w:lang w:val="zh-Hans"/>
        </w:rPr>
        <w:t>方法用于下停放的订单。主要数据结构是</w:t>
      </w:r>
      <w:r>
        <w:rPr>
          <w:lang w:val="zh-Hans"/>
        </w:rPr>
        <w:t>CThostFtdcParkedOrderField</w:t>
      </w:r>
      <w:r>
        <w:rPr>
          <w:lang w:val="zh-Hans"/>
        </w:rPr>
        <w:t>。</w:t>
      </w:r>
      <w:r>
        <w:rPr>
          <w:lang w:val="zh-Hans"/>
        </w:rPr>
        <w:t xml:space="preserve">. The usage of  ReqParkedOrderInsert </w:t>
      </w:r>
      <w:r>
        <w:rPr>
          <w:lang w:val="zh-Hans"/>
        </w:rPr>
        <w:t>的用法与</w:t>
      </w:r>
      <w:r>
        <w:rPr>
          <w:lang w:val="zh-Hans"/>
        </w:rPr>
        <w:t xml:space="preserve">the  ReqOrderInsert </w:t>
      </w:r>
      <w:r>
        <w:rPr>
          <w:lang w:val="zh-Hans"/>
        </w:rPr>
        <w:t>类似。其响应方法是</w:t>
      </w:r>
      <w:r>
        <w:rPr>
          <w:lang w:val="zh-Hans"/>
        </w:rPr>
        <w:t xml:space="preserve"> </w:t>
      </w:r>
      <w:r>
        <w:rPr>
          <w:iCs/>
          <w:lang w:val="zh-Hans"/>
        </w:rPr>
        <w:t>OnRsparkedOrderInsert</w:t>
      </w:r>
      <w:r>
        <w:rPr>
          <w:iCs/>
          <w:lang w:val="zh-Hans"/>
        </w:rPr>
        <w:t>，它返回来自交易内核的响应。</w:t>
      </w:r>
    </w:p>
    <w:p w14:paraId="7D27B038" w14:textId="77777777" w:rsidR="00274F8B" w:rsidRDefault="00F9769E">
      <w:pPr>
        <w:rPr>
          <w:rFonts w:cs="Calibri"/>
          <w:iCs/>
        </w:rPr>
      </w:pPr>
      <w:r>
        <w:rPr>
          <w:iCs/>
          <w:lang w:val="zh-Hans"/>
        </w:rPr>
        <w:t>ReqParkedOrderAction</w:t>
      </w:r>
      <w:r>
        <w:rPr>
          <w:lang w:val="zh-Hans"/>
        </w:rPr>
        <w:t xml:space="preserve"> </w:t>
      </w:r>
      <w:r>
        <w:rPr>
          <w:iCs/>
          <w:lang w:val="zh-Hans"/>
        </w:rPr>
        <w:t>方法用于放置停放的取消订单，相应的响应方法是</w:t>
      </w:r>
      <w:r>
        <w:rPr>
          <w:lang w:val="zh-Hans"/>
        </w:rPr>
        <w:t xml:space="preserve"> </w:t>
      </w:r>
      <w:r>
        <w:rPr>
          <w:iCs/>
          <w:lang w:val="zh-Hans"/>
        </w:rPr>
        <w:t>OnRsparkedOrderAction</w:t>
      </w:r>
      <w:r>
        <w:rPr>
          <w:iCs/>
          <w:lang w:val="zh-Hans"/>
        </w:rPr>
        <w:t>。</w:t>
      </w:r>
    </w:p>
    <w:p w14:paraId="76A05418" w14:textId="77777777" w:rsidR="00274F8B" w:rsidRDefault="00F9769E">
      <w:pPr>
        <w:rPr>
          <w:rFonts w:cs="Calibri"/>
          <w:iCs/>
        </w:rPr>
      </w:pPr>
      <w:r>
        <w:rPr>
          <w:iCs/>
          <w:lang w:val="zh-Hans"/>
        </w:rPr>
        <w:t>ReqRemoveParkedOrder</w:t>
      </w:r>
      <w:r>
        <w:rPr>
          <w:lang w:val="zh-Hans"/>
        </w:rPr>
        <w:t xml:space="preserve"> </w:t>
      </w:r>
      <w:r>
        <w:rPr>
          <w:iCs/>
          <w:lang w:val="zh-Hans"/>
        </w:rPr>
        <w:t>方法用于删除已提交但</w:t>
      </w:r>
      <w:ins w:id="951" w:author="陈学锋" w:date="2018-07-13T21:37:00Z">
        <w:r w:rsidR="00D261F2">
          <w:rPr>
            <w:iCs/>
            <w:lang w:val="zh-Hans"/>
          </w:rPr>
          <w:t>未触发的停车</w:t>
        </w:r>
      </w:ins>
      <w:r>
        <w:rPr>
          <w:iCs/>
          <w:lang w:val="zh-Hans"/>
        </w:rPr>
        <w:t>顺序</w:t>
      </w:r>
      <w:del w:id="952" w:author="陈学锋" w:date="2018-07-13T21:37:00Z">
        <w:r w:rsidDel="00D261F2">
          <w:rPr>
            <w:iCs/>
            <w:lang w:val="zh-Hans"/>
          </w:rPr>
          <w:delText>, which is submitted but not triggered</w:delText>
        </w:r>
      </w:del>
      <w:r>
        <w:rPr>
          <w:iCs/>
          <w:lang w:val="zh-Hans"/>
        </w:rPr>
        <w:t>。</w:t>
      </w:r>
    </w:p>
    <w:p w14:paraId="7FC71161" w14:textId="77777777" w:rsidR="00274F8B" w:rsidRDefault="00F9769E">
      <w:pPr>
        <w:rPr>
          <w:rFonts w:cs="Calibri"/>
          <w:iCs/>
        </w:rPr>
      </w:pPr>
      <w:r>
        <w:rPr>
          <w:iCs/>
          <w:lang w:val="zh-Hans"/>
        </w:rPr>
        <w:t>ReqRemoveParkedOrderAction</w:t>
      </w:r>
      <w:r>
        <w:rPr>
          <w:lang w:val="zh-Hans"/>
        </w:rPr>
        <w:t xml:space="preserve"> </w:t>
      </w:r>
      <w:r>
        <w:rPr>
          <w:iCs/>
          <w:lang w:val="zh-Hans"/>
        </w:rPr>
        <w:t>方法用于删除已提交但</w:t>
      </w:r>
      <w:ins w:id="953" w:author="陈学锋" w:date="2018-07-13T21:37:00Z">
        <w:r w:rsidR="00D261F2">
          <w:rPr>
            <w:iCs/>
            <w:lang w:val="zh-Hans"/>
          </w:rPr>
          <w:t>未触发的停车</w:t>
        </w:r>
      </w:ins>
      <w:r>
        <w:rPr>
          <w:iCs/>
          <w:lang w:val="zh-Hans"/>
        </w:rPr>
        <w:t>取消订单</w:t>
      </w:r>
      <w:del w:id="954" w:author="陈学锋" w:date="2018-07-13T21:37:00Z">
        <w:r w:rsidDel="00D261F2">
          <w:rPr>
            <w:iCs/>
            <w:lang w:val="zh-Hans"/>
          </w:rPr>
          <w:delText>, which is submitted but not triggered</w:delText>
        </w:r>
      </w:del>
      <w:r>
        <w:rPr>
          <w:iCs/>
          <w:lang w:val="zh-Hans"/>
        </w:rPr>
        <w:t>。</w:t>
      </w:r>
    </w:p>
    <w:p w14:paraId="12F2AF67" w14:textId="77777777" w:rsidR="00274F8B" w:rsidRDefault="00F9769E">
      <w:pPr>
        <w:rPr>
          <w:rFonts w:cs="Calibri"/>
          <w:iCs/>
        </w:rPr>
      </w:pPr>
      <w:r>
        <w:rPr>
          <w:iCs/>
          <w:lang w:val="zh-Hans"/>
        </w:rPr>
        <w:t xml:space="preserve">ReqQQryParkedOrder </w:t>
      </w:r>
      <w:r>
        <w:rPr>
          <w:iCs/>
          <w:lang w:val="zh-Hans"/>
        </w:rPr>
        <w:t>和</w:t>
      </w:r>
      <w:r>
        <w:rPr>
          <w:iCs/>
          <w:lang w:val="zh-Hans"/>
        </w:rPr>
        <w:t xml:space="preserve"> and </w:t>
      </w:r>
      <w:r>
        <w:rPr>
          <w:lang w:val="zh-Hans"/>
        </w:rPr>
        <w:t xml:space="preserve"> </w:t>
      </w:r>
      <w:r>
        <w:rPr>
          <w:iCs/>
          <w:lang w:val="zh-Hans"/>
        </w:rPr>
        <w:t xml:space="preserve">ReqQQryParkedOrder </w:t>
      </w:r>
      <w:r>
        <w:rPr>
          <w:iCs/>
          <w:lang w:val="zh-Hans"/>
        </w:rPr>
        <w:t>操作方法用于查询已停放的订单和停放的取消订单。他们的响应方法是</w:t>
      </w:r>
      <w:r>
        <w:rPr>
          <w:lang w:val="zh-Hans"/>
        </w:rPr>
        <w:t xml:space="preserve"> </w:t>
      </w:r>
      <w:r>
        <w:rPr>
          <w:iCs/>
          <w:lang w:val="zh-Hans"/>
        </w:rPr>
        <w:t>OnRsqryParkedorder</w:t>
      </w:r>
      <w:r>
        <w:rPr>
          <w:lang w:val="zh-Hans"/>
        </w:rPr>
        <w:t xml:space="preserve"> </w:t>
      </w:r>
      <w:r>
        <w:rPr>
          <w:iCs/>
          <w:lang w:val="zh-Hans"/>
        </w:rPr>
        <w:t>和</w:t>
      </w:r>
      <w:r>
        <w:rPr>
          <w:lang w:val="zh-Hans"/>
        </w:rPr>
        <w:t xml:space="preserve"> </w:t>
      </w:r>
      <w:r>
        <w:rPr>
          <w:iCs/>
          <w:lang w:val="zh-Hans"/>
        </w:rPr>
        <w:t xml:space="preserve">OnRsqryParkorder </w:t>
      </w:r>
      <w:r>
        <w:rPr>
          <w:iCs/>
          <w:lang w:val="zh-Hans"/>
        </w:rPr>
        <w:t>操作。</w:t>
      </w:r>
    </w:p>
    <w:p w14:paraId="033FAAF5" w14:textId="77777777" w:rsidR="00274F8B" w:rsidRDefault="00F9769E">
      <w:pPr>
        <w:rPr>
          <w:rFonts w:cs="Calibri"/>
          <w:iCs/>
        </w:rPr>
      </w:pPr>
      <w:r>
        <w:rPr>
          <w:iCs/>
          <w:lang w:val="zh-Hans"/>
        </w:rPr>
        <w:t>触发</w:t>
      </w:r>
      <w:r>
        <w:rPr>
          <w:iCs/>
          <w:lang w:val="zh-Hans"/>
        </w:rPr>
        <w:t>regular</w:t>
      </w:r>
      <w:r>
        <w:rPr>
          <w:lang w:val="zh-Hans"/>
        </w:rPr>
        <w:t>停放订单或停放取消订单后</w:t>
      </w:r>
      <w:r>
        <w:rPr>
          <w:iCs/>
          <w:lang w:val="zh-Hans"/>
        </w:rPr>
        <w:t>，订单将变成常规订单。</w:t>
      </w:r>
      <w:r>
        <w:rPr>
          <w:iCs/>
          <w:lang w:val="zh-Hans"/>
        </w:rPr>
        <w:t>T</w:t>
      </w:r>
      <w:r>
        <w:rPr>
          <w:iCs/>
          <w:lang w:val="zh-Hans"/>
        </w:rPr>
        <w:t>他处理与常规订单</w:t>
      </w:r>
      <w:del w:id="955" w:author="陈学锋" w:date="2018-07-13T21:38:00Z">
        <w:r w:rsidDel="00D261F2">
          <w:rPr>
            <w:iCs/>
            <w:lang w:val="zh-Hans"/>
          </w:rPr>
          <w:delText xml:space="preserve">with </w:delText>
        </w:r>
      </w:del>
      <w:ins w:id="956" w:author="陈学锋" w:date="2018-07-13T21:38:00Z">
        <w:r w:rsidR="00D261F2">
          <w:rPr>
            <w:iCs/>
            <w:lang w:val="zh-Hans"/>
          </w:rPr>
          <w:t>插入</w:t>
        </w:r>
      </w:ins>
      <w:r>
        <w:rPr>
          <w:iCs/>
          <w:lang w:val="zh-Hans"/>
        </w:rPr>
        <w:t>或订单</w:t>
      </w:r>
      <w:r>
        <w:rPr>
          <w:lang w:val="zh-Hans"/>
        </w:rPr>
        <w:t>取消</w:t>
      </w:r>
      <w:r>
        <w:rPr>
          <w:iCs/>
          <w:lang w:val="zh-Hans"/>
        </w:rPr>
        <w:t>完全相同。到目前为止，在触发已停放订单后，提交订单的订单引用由</w:t>
      </w:r>
      <w:r>
        <w:rPr>
          <w:iCs/>
          <w:lang w:val="zh-Hans"/>
        </w:rPr>
        <w:t xml:space="preserve"> CTP </w:t>
      </w:r>
      <w:r>
        <w:rPr>
          <w:iCs/>
          <w:lang w:val="zh-Hans"/>
        </w:rPr>
        <w:t>生成，并且不能由客户端程序控制。</w:t>
      </w:r>
    </w:p>
    <w:p w14:paraId="3C8E36BF" w14:textId="77777777" w:rsidR="00274F8B" w:rsidRDefault="00F9769E">
      <w:pPr>
        <w:pStyle w:val="2"/>
        <w:numPr>
          <w:ilvl w:val="1"/>
          <w:numId w:val="2"/>
        </w:numPr>
      </w:pPr>
      <w:bookmarkStart w:id="957" w:name="_Toc402796998"/>
      <w:bookmarkStart w:id="958" w:name="_Toc6719"/>
      <w:r>
        <w:rPr>
          <w:lang w:val="zh-Hans"/>
        </w:rPr>
        <w:t>取消订单</w:t>
      </w:r>
      <w:bookmarkEnd w:id="957"/>
      <w:bookmarkEnd w:id="958"/>
    </w:p>
    <w:p w14:paraId="36D70AA4" w14:textId="77777777" w:rsidR="00274F8B" w:rsidRDefault="00F9769E">
      <w:pPr>
        <w:rPr>
          <w:rFonts w:cs="Calibri"/>
        </w:rPr>
      </w:pPr>
      <w:r>
        <w:rPr>
          <w:lang w:val="zh-Hans"/>
        </w:rPr>
        <w:t>订单取消方法是请求操作。数据结构是</w:t>
      </w:r>
      <w:r>
        <w:rPr>
          <w:lang w:val="zh-Hans"/>
        </w:rPr>
        <w:t>CThostFtdcInputorderActionField</w:t>
      </w:r>
      <w:r>
        <w:rPr>
          <w:lang w:val="zh-Hans"/>
        </w:rPr>
        <w:t>。</w:t>
      </w:r>
      <w:r>
        <w:rPr>
          <w:lang w:val="zh-Hans"/>
        </w:rPr>
        <w:t xml:space="preserve">. </w:t>
      </w:r>
      <w:r>
        <w:rPr>
          <w:lang w:val="zh-Hans"/>
        </w:rPr>
        <w:t>取消订单和下订单非常相似，但有两点需要注意：</w:t>
      </w:r>
    </w:p>
    <w:p w14:paraId="72C00A78" w14:textId="77777777" w:rsidR="00274F8B" w:rsidRDefault="00F9769E">
      <w:pPr>
        <w:pStyle w:val="19"/>
        <w:numPr>
          <w:ilvl w:val="0"/>
          <w:numId w:val="10"/>
        </w:numPr>
        <w:rPr>
          <w:rFonts w:cs="Calibri"/>
        </w:rPr>
      </w:pPr>
      <w:r>
        <w:rPr>
          <w:lang w:val="zh-Hans"/>
        </w:rPr>
        <w:t>操作标志</w:t>
      </w:r>
      <w:r>
        <w:rPr>
          <w:lang w:val="zh-Hans"/>
        </w:rPr>
        <w:t xml:space="preserve"> </w:t>
      </w:r>
      <w:r>
        <w:rPr>
          <w:lang w:val="zh-Hans"/>
        </w:rPr>
        <w:t>字段</w:t>
      </w:r>
    </w:p>
    <w:p w14:paraId="4C5E9614" w14:textId="77777777" w:rsidR="00274F8B" w:rsidRDefault="00F9769E">
      <w:pPr>
        <w:pStyle w:val="19"/>
        <w:ind w:left="360"/>
        <w:rPr>
          <w:rFonts w:cs="Calibri"/>
        </w:rPr>
      </w:pPr>
      <w:r>
        <w:rPr>
          <w:lang w:val="zh-Hans"/>
        </w:rPr>
        <w:t>目前，国内交易所只支持取消</w:t>
      </w:r>
      <w:r>
        <w:rPr>
          <w:lang w:val="zh-Hans"/>
        </w:rPr>
        <w:t xml:space="preserve"> and do not support amending an </w:t>
      </w:r>
      <w:r>
        <w:rPr>
          <w:lang w:val="zh-Hans"/>
        </w:rPr>
        <w:t>订单</w:t>
      </w:r>
      <w:r>
        <w:rPr>
          <w:lang w:val="zh-Hans"/>
        </w:rPr>
        <w:t xml:space="preserve"> for </w:t>
      </w:r>
      <w:ins w:id="959" w:author="陈学锋" w:date="2018-07-22T11:21:00Z">
        <w:r w:rsidR="003C6BB1">
          <w:rPr>
            <w:lang w:val="zh-Hans"/>
          </w:rPr>
          <w:t xml:space="preserve">the </w:t>
        </w:r>
      </w:ins>
      <w:r>
        <w:rPr>
          <w:lang w:val="zh-Hans"/>
        </w:rPr>
        <w:t>，不支持修改订单，</w:t>
      </w:r>
      <w:ins w:id="960" w:author="陈学锋" w:date="2018-07-13T21:53:00Z">
        <w:r w:rsidR="008C5BEA">
          <w:rPr>
            <w:lang w:val="zh-Hans"/>
          </w:rPr>
          <w:t xml:space="preserve">the </w:t>
        </w:r>
      </w:ins>
      <w:r>
        <w:rPr>
          <w:lang w:val="zh-Hans"/>
        </w:rPr>
        <w:t>因此</w:t>
      </w:r>
      <w:r>
        <w:rPr>
          <w:lang w:val="zh-Hans"/>
        </w:rPr>
        <w:t xml:space="preserve"> ReqOrderAction </w:t>
      </w:r>
      <w:r>
        <w:rPr>
          <w:lang w:val="zh-Hans"/>
        </w:rPr>
        <w:t>方法仅支持</w:t>
      </w:r>
      <w:r>
        <w:rPr>
          <w:lang w:val="zh-Hans"/>
        </w:rPr>
        <w:t xml:space="preserve">canceling an </w:t>
      </w:r>
      <w:r>
        <w:rPr>
          <w:lang w:val="zh-Hans"/>
        </w:rPr>
        <w:t>取消</w:t>
      </w:r>
      <w:r>
        <w:rPr>
          <w:lang w:val="zh-Hans"/>
        </w:rPr>
        <w:t>a</w:t>
      </w:r>
      <w:r>
        <w:rPr>
          <w:lang w:val="zh-Hans"/>
        </w:rPr>
        <w:t>订单，而</w:t>
      </w:r>
      <w:r>
        <w:rPr>
          <w:lang w:val="zh-Hans"/>
        </w:rPr>
        <w:t xml:space="preserve"> ActionFlag</w:t>
      </w:r>
      <w:r>
        <w:rPr>
          <w:lang w:val="zh-Hans"/>
        </w:rPr>
        <w:t>字段的可用值只能</w:t>
      </w:r>
      <w:r>
        <w:rPr>
          <w:lang w:val="zh-Hans"/>
        </w:rPr>
        <w:t>THOST_FTDC_AF_Delete</w:t>
      </w:r>
      <w:r>
        <w:rPr>
          <w:lang w:val="zh-Hans"/>
        </w:rPr>
        <w:t>。</w:t>
      </w:r>
      <w:r>
        <w:rPr>
          <w:lang w:val="zh-Hans"/>
        </w:rPr>
        <w:t xml:space="preserve">  </w:t>
      </w:r>
    </w:p>
    <w:p w14:paraId="63B05A1A" w14:textId="77777777" w:rsidR="00274F8B" w:rsidRDefault="00F9769E">
      <w:pPr>
        <w:pStyle w:val="19"/>
        <w:numPr>
          <w:ilvl w:val="0"/>
          <w:numId w:val="10"/>
        </w:numPr>
        <w:spacing w:after="0"/>
        <w:rPr>
          <w:rFonts w:cs="Calibri"/>
        </w:rPr>
      </w:pPr>
      <w:r>
        <w:rPr>
          <w:lang w:val="zh-Hans"/>
        </w:rPr>
        <w:t>序列号</w:t>
      </w:r>
    </w:p>
    <w:p w14:paraId="7F7D734E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   </w:t>
      </w:r>
      <w:r>
        <w:rPr>
          <w:lang w:val="zh-Hans"/>
        </w:rPr>
        <w:t>订单取消需要通过序列号找到原始订单。最后一节中介绍的序列号的三组都可用于取消订单。</w:t>
      </w:r>
    </w:p>
    <w:p w14:paraId="0ABD6BB4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lastRenderedPageBreak/>
        <w:t>取消订单</w:t>
      </w:r>
      <w:r>
        <w:rPr>
          <w:b/>
          <w:lang w:val="zh-Hans"/>
        </w:rPr>
        <w:t xml:space="preserve"> </w:t>
      </w:r>
      <w:r>
        <w:rPr>
          <w:b/>
          <w:lang w:val="zh-Hans"/>
        </w:rPr>
        <w:t>的响应和</w:t>
      </w:r>
      <w:r>
        <w:rPr>
          <w:b/>
          <w:lang w:val="zh-Hans"/>
        </w:rPr>
        <w:t xml:space="preserve"> </w:t>
      </w:r>
      <w:r>
        <w:rPr>
          <w:b/>
          <w:lang w:val="zh-Hans"/>
        </w:rPr>
        <w:t>退货</w:t>
      </w:r>
      <w:r>
        <w:rPr>
          <w:b/>
          <w:lang w:val="zh-Hans"/>
        </w:rPr>
        <w:t xml:space="preserve"> </w:t>
      </w:r>
    </w:p>
    <w:p w14:paraId="1FD98F51" w14:textId="77777777" w:rsidR="00274F8B" w:rsidRDefault="00F9769E">
      <w:pPr>
        <w:rPr>
          <w:rFonts w:cs="Calibri"/>
        </w:rPr>
      </w:pPr>
      <w:r>
        <w:rPr>
          <w:lang w:val="zh-Hans"/>
        </w:rPr>
        <w:t>OnRsorder</w:t>
      </w:r>
      <w:r>
        <w:rPr>
          <w:lang w:val="zh-Hans"/>
        </w:rPr>
        <w:t>操作：返回订单取消</w:t>
      </w:r>
      <w:r>
        <w:rPr>
          <w:lang w:val="zh-Hans"/>
        </w:rPr>
        <w:t>the</w:t>
      </w:r>
      <w:r>
        <w:rPr>
          <w:lang w:val="zh-Hans"/>
        </w:rPr>
        <w:t>的响应，</w:t>
      </w:r>
      <w:r>
        <w:rPr>
          <w:lang w:val="zh-Hans"/>
        </w:rPr>
        <w:t xml:space="preserve">whi  </w:t>
      </w:r>
      <w:ins w:id="961" w:author="陈学锋" w:date="2018-07-13T21:56:00Z">
        <w:r w:rsidR="008C5BEA">
          <w:rPr>
            <w:lang w:val="zh-Hans"/>
          </w:rPr>
          <w:t xml:space="preserve">which </w:t>
        </w:r>
      </w:ins>
      <w:del w:id="962" w:author="陈学锋" w:date="2018-07-13T21:56:00Z">
        <w:r w:rsidDel="008C5BEA">
          <w:rPr>
            <w:lang w:val="zh-Hans"/>
          </w:rPr>
          <w:delText xml:space="preserve">containing </w:delText>
        </w:r>
      </w:del>
      <w:ins w:id="963" w:author="陈学锋" w:date="2018-07-13T21:56:00Z">
        <w:r w:rsidR="008C5BEA">
          <w:rPr>
            <w:lang w:val="zh-Hans"/>
          </w:rPr>
          <w:t>包含</w:t>
        </w:r>
      </w:ins>
      <w:r>
        <w:rPr>
          <w:lang w:val="zh-Hans"/>
        </w:rPr>
        <w:t>交易内核返回的错误消息。</w:t>
      </w:r>
    </w:p>
    <w:p w14:paraId="785BCF5E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OnRtnOrder   </w:t>
      </w:r>
      <w:r>
        <w:rPr>
          <w:lang w:val="zh-Hans"/>
        </w:rPr>
        <w:t>：</w:t>
      </w:r>
      <w:r>
        <w:rPr>
          <w:lang w:val="zh-Hans"/>
        </w:rPr>
        <w:t xml:space="preserve"> </w:t>
      </w:r>
      <w:r>
        <w:rPr>
          <w:lang w:val="zh-Hans"/>
        </w:rPr>
        <w:t>交易内核验证订单取消指令后，该指令将提交到交易所</w:t>
      </w:r>
      <w:ins w:id="964" w:author="陈学锋" w:date="2018-07-13T21:58:00Z">
        <w:r w:rsidR="008C5BEA">
          <w:rPr>
            <w:lang w:val="zh-Hans"/>
          </w:rPr>
          <w:t>，</w:t>
        </w:r>
      </w:ins>
      <w:r>
        <w:rPr>
          <w:lang w:val="zh-Hans"/>
        </w:rPr>
        <w:t>并返回相关订单的新订单状态。</w:t>
      </w:r>
    </w:p>
    <w:p w14:paraId="752F4B25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OnErRtnOrder </w:t>
      </w:r>
      <w:r>
        <w:rPr>
          <w:lang w:val="zh-Hans"/>
        </w:rPr>
        <w:t>操作：交易所将再次验证订单取消指令。如果交换发现</w:t>
      </w:r>
      <w:del w:id="965" w:author="陈学锋" w:date="2018-07-13T21:57:00Z">
        <w:r w:rsidDel="008C5BEA">
          <w:rPr>
            <w:lang w:val="zh-Hans"/>
          </w:rPr>
          <w:delText>il</w:delText>
        </w:r>
      </w:del>
      <w:del w:id="966" w:author="陈学锋" w:date="2018-07-12T21:16:00Z">
        <w:r w:rsidDel="00D24C45">
          <w:rPr>
            <w:lang w:val="zh-Hans"/>
          </w:rPr>
          <w:delText>legal</w:delText>
        </w:r>
      </w:del>
      <w:ins w:id="967" w:author="陈学锋" w:date="2018-07-13T21:57:00Z">
        <w:r w:rsidR="008C5BEA">
          <w:rPr>
            <w:lang w:val="zh-Hans"/>
          </w:rPr>
          <w:t>它是合法的</w:t>
        </w:r>
      </w:ins>
      <w:ins w:id="968" w:author="陈学锋" w:date="2018-07-12T21:16:00Z">
        <w:r w:rsidR="00D24C45">
          <w:rPr>
            <w:lang w:val="zh-Hans"/>
          </w:rPr>
          <w:t>legitimate</w:t>
        </w:r>
      </w:ins>
      <w:r>
        <w:rPr>
          <w:lang w:val="zh-Hans"/>
        </w:rPr>
        <w:t>，将调用此方法，并将返回一条错误消息。如果订单有效，</w:t>
      </w:r>
      <w:ins w:id="969" w:author="陈学锋" w:date="2018-07-13T21:58:00Z">
        <w:r w:rsidR="008C5BEA">
          <w:rPr>
            <w:lang w:val="zh-Hans"/>
          </w:rPr>
          <w:t>则</w:t>
        </w:r>
      </w:ins>
      <w:r>
        <w:rPr>
          <w:lang w:val="zh-Hans"/>
        </w:rPr>
        <w:t>相关订单的新订单状态也将返回（</w:t>
      </w:r>
      <w:r>
        <w:rPr>
          <w:lang w:val="zh-Hans"/>
        </w:rPr>
        <w:t>OnRtnOrder</w:t>
      </w:r>
      <w:r>
        <w:rPr>
          <w:lang w:val="zh-Hans"/>
        </w:rPr>
        <w:t>）。</w:t>
      </w:r>
    </w:p>
    <w:p w14:paraId="3262D057" w14:textId="77777777" w:rsidR="00274F8B" w:rsidRDefault="00274F8B" w:rsidP="003822AC">
      <w:pPr>
        <w:pStyle w:val="a0"/>
        <w:spacing w:before="156"/>
        <w:ind w:firstLine="240"/>
      </w:pPr>
    </w:p>
    <w:p w14:paraId="13DF63DD" w14:textId="77777777" w:rsidR="00274F8B" w:rsidRPr="00AD5995" w:rsidRDefault="00F9769E">
      <w:pPr>
        <w:pStyle w:val="2"/>
        <w:numPr>
          <w:ilvl w:val="1"/>
          <w:numId w:val="2"/>
        </w:numPr>
        <w:rPr>
          <w:highlight w:val="yellow"/>
        </w:rPr>
      </w:pPr>
      <w:bookmarkStart w:id="970" w:name="OLE_LINK171"/>
      <w:bookmarkStart w:id="971" w:name="OLE_LINK172"/>
      <w:bookmarkStart w:id="972" w:name="_Toc402796999"/>
      <w:bookmarkStart w:id="973" w:name="_Toc7145"/>
      <w:r w:rsidRPr="00AD5995">
        <w:rPr>
          <w:highlight w:val="yellow"/>
          <w:lang w:val="zh-Hans"/>
        </w:rPr>
        <w:t>询</w:t>
      </w:r>
      <w:bookmarkEnd w:id="970"/>
      <w:bookmarkEnd w:id="971"/>
      <w:r w:rsidRPr="00AD5995">
        <w:rPr>
          <w:highlight w:val="yellow"/>
          <w:lang w:val="zh-Hans"/>
        </w:rPr>
        <w:t>价和</w:t>
      </w:r>
      <w:r w:rsidRPr="00AD5995">
        <w:rPr>
          <w:highlight w:val="yellow"/>
          <w:lang w:val="zh-Hans"/>
        </w:rPr>
        <w:t xml:space="preserve"> </w:t>
      </w:r>
      <w:r w:rsidRPr="00AD5995">
        <w:rPr>
          <w:highlight w:val="yellow"/>
          <w:lang w:val="zh-Hans"/>
        </w:rPr>
        <w:t>报价</w:t>
      </w:r>
      <w:bookmarkEnd w:id="972"/>
      <w:bookmarkEnd w:id="973"/>
    </w:p>
    <w:p w14:paraId="7C06C8FB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询价</w:t>
      </w:r>
      <w:r>
        <w:rPr>
          <w:b/>
          <w:lang w:val="zh-Hans"/>
        </w:rPr>
        <w:t>s</w:t>
      </w:r>
    </w:p>
    <w:p w14:paraId="2B595220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ReqForQuoteInsert </w:t>
      </w:r>
      <w:r>
        <w:rPr>
          <w:lang w:val="zh-Hans"/>
        </w:rPr>
        <w:t>方法用于为投资者提交</w:t>
      </w:r>
      <w:ins w:id="974" w:author="陈学锋" w:date="2018-07-13T21:59:00Z">
        <w:r w:rsidR="008C5BEA">
          <w:rPr>
            <w:lang w:val="zh-Hans"/>
          </w:rPr>
          <w:t>n</w:t>
        </w:r>
      </w:ins>
      <w:r>
        <w:rPr>
          <w:lang w:val="zh-Hans"/>
        </w:rPr>
        <w:t xml:space="preserve"> </w:t>
      </w:r>
      <w:r>
        <w:rPr>
          <w:lang w:val="zh-Hans"/>
        </w:rPr>
        <w:t>询价。主要数据结构是</w:t>
      </w:r>
      <w:ins w:id="975" w:author="陈学锋" w:date="2018-07-22T11:27:00Z">
        <w:r w:rsidR="003C6BB1">
          <w:rPr>
            <w:lang w:val="zh-Hans"/>
          </w:rPr>
          <w:t xml:space="preserve">the </w:t>
        </w:r>
      </w:ins>
      <w:r>
        <w:rPr>
          <w:lang w:val="zh-Hans"/>
        </w:rPr>
        <w:t>CThostFtdcInputForQuoteField</w:t>
      </w:r>
      <w:r>
        <w:rPr>
          <w:lang w:val="zh-Hans"/>
        </w:rPr>
        <w:t>。只需要传递合同代码和报价参考号。</w:t>
      </w:r>
    </w:p>
    <w:p w14:paraId="1CB062BB" w14:textId="77777777" w:rsidR="00274F8B" w:rsidRDefault="00F9769E">
      <w:pPr>
        <w:rPr>
          <w:rFonts w:cs="Calibri"/>
        </w:rPr>
      </w:pPr>
      <w:r>
        <w:rPr>
          <w:lang w:val="zh-Hans"/>
        </w:rPr>
        <w:t>如果询价未通过验证，将调用</w:t>
      </w:r>
      <w:r>
        <w:rPr>
          <w:lang w:val="zh-Hans"/>
        </w:rPr>
        <w:t xml:space="preserve"> OnRsforQuoteInsert        </w:t>
      </w:r>
      <w:r>
        <w:rPr>
          <w:lang w:val="zh-Hans"/>
        </w:rPr>
        <w:t>返回错误消息。如果询价有效，则不会返回任何消息。</w:t>
      </w:r>
    </w:p>
    <w:p w14:paraId="35C84FE3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做市商获得询价</w:t>
      </w:r>
    </w:p>
    <w:p w14:paraId="60AD9AE5" w14:textId="77777777" w:rsidR="00274F8B" w:rsidRDefault="00F9769E">
      <w:pPr>
        <w:rPr>
          <w:rFonts w:cs="Calibri"/>
        </w:rPr>
      </w:pPr>
      <w:r>
        <w:rPr>
          <w:lang w:val="zh-Hans"/>
        </w:rPr>
        <w:t>在交易</w:t>
      </w:r>
      <w:r>
        <w:rPr>
          <w:lang w:val="zh-Hans"/>
        </w:rPr>
        <w:t xml:space="preserve"> API </w:t>
      </w:r>
      <w:r>
        <w:rPr>
          <w:lang w:val="zh-Hans"/>
        </w:rPr>
        <w:t>中，具有做市商特权的用户将在登录后自动收到投资者的询价。不需要</w:t>
      </w:r>
      <w:del w:id="976" w:author="陈学锋" w:date="2018-07-13T22:09:00Z">
        <w:r w:rsidDel="00F637FB">
          <w:rPr>
            <w:lang w:val="zh-Hans"/>
          </w:rPr>
          <w:delText xml:space="preserve">and </w:delText>
        </w:r>
      </w:del>
      <w:ins w:id="977" w:author="陈学锋" w:date="2018-07-13T22:09:00Z">
        <w:r w:rsidR="00F637FB">
          <w:rPr>
            <w:lang w:val="zh-Hans"/>
          </w:rPr>
          <w:t xml:space="preserve">or </w:t>
        </w:r>
      </w:ins>
      <w:r>
        <w:rPr>
          <w:lang w:val="zh-Hans"/>
        </w:rPr>
        <w:t>请求或订阅</w:t>
      </w:r>
      <w:r>
        <w:rPr>
          <w:lang w:val="zh-Hans"/>
        </w:rPr>
        <w:t>the</w:t>
      </w:r>
      <w:r>
        <w:rPr>
          <w:lang w:val="zh-Hans"/>
        </w:rPr>
        <w:t>询价。</w:t>
      </w:r>
      <w:r>
        <w:rPr>
          <w:lang w:val="zh-Hans"/>
        </w:rPr>
        <w:t xml:space="preserve"> OnRtnForQuoteRsp </w:t>
      </w:r>
      <w:r>
        <w:rPr>
          <w:lang w:val="zh-Hans"/>
        </w:rPr>
        <w:t>用于接收询价。</w:t>
      </w:r>
      <w:r>
        <w:rPr>
          <w:lang w:val="zh-Hans"/>
        </w:rPr>
        <w:t>.</w:t>
      </w:r>
    </w:p>
    <w:p w14:paraId="7F1C1E73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做市商插入报价</w:t>
      </w:r>
      <w:r>
        <w:rPr>
          <w:b/>
          <w:lang w:val="zh-Hans"/>
        </w:rPr>
        <w:t xml:space="preserve"> </w:t>
      </w:r>
    </w:p>
    <w:p w14:paraId="74C92B1E" w14:textId="77777777" w:rsidR="00274F8B" w:rsidRDefault="00F9769E">
      <w:pPr>
        <w:rPr>
          <w:rFonts w:cs="Calibri"/>
        </w:rPr>
      </w:pPr>
      <w:r>
        <w:rPr>
          <w:lang w:val="zh-Hans"/>
        </w:rPr>
        <w:t>要插入引号，使用</w:t>
      </w:r>
      <w:r>
        <w:rPr>
          <w:lang w:val="zh-Hans"/>
        </w:rPr>
        <w:t xml:space="preserve"> ReqQuoteInsert </w:t>
      </w:r>
      <w:r>
        <w:rPr>
          <w:lang w:val="zh-Hans"/>
        </w:rPr>
        <w:t>方法，主要数据结构是</w:t>
      </w:r>
      <w:r>
        <w:rPr>
          <w:lang w:val="zh-Hans"/>
        </w:rPr>
        <w:t xml:space="preserve"> CThostFtdcInputQuoteField</w:t>
      </w:r>
      <w:r>
        <w:rPr>
          <w:lang w:val="zh-Hans"/>
        </w:rPr>
        <w:t>。</w:t>
      </w:r>
    </w:p>
    <w:p w14:paraId="64881C27" w14:textId="77777777" w:rsidR="00274F8B" w:rsidRDefault="003822AC">
      <w:pPr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lastRenderedPageBreak/>
        <w:drawing>
          <wp:inline distT="0" distB="0" distL="0" distR="0" wp14:anchorId="350319BA" wp14:editId="52FED72D">
            <wp:extent cx="6000750" cy="6153150"/>
            <wp:effectExtent l="0" t="0" r="0" b="0"/>
            <wp:docPr id="22" name="图片 26" descr="做市商报价代码片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做市商报价代码片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E08E" w14:textId="77777777" w:rsidR="00274F8B" w:rsidRDefault="00F9769E">
      <w:pPr>
        <w:rPr>
          <w:rFonts w:cs="Calibri"/>
        </w:rPr>
      </w:pPr>
      <w:r>
        <w:rPr>
          <w:lang w:val="zh-Hans"/>
        </w:rPr>
        <w:t>当报价失败验证并且交易内核返回错误消息</w:t>
      </w:r>
      <w:r>
        <w:rPr>
          <w:lang w:val="zh-Hans"/>
        </w:rPr>
        <w:t xml:space="preserve">quote </w:t>
      </w:r>
      <w:r>
        <w:rPr>
          <w:lang w:val="zh-Hans"/>
        </w:rPr>
        <w:t>时，</w:t>
      </w:r>
      <w:r>
        <w:rPr>
          <w:lang w:val="zh-Hans"/>
        </w:rPr>
        <w:t xml:space="preserve">an error message is returned by the </w:t>
      </w:r>
      <w:r>
        <w:rPr>
          <w:lang w:val="zh-Hans"/>
        </w:rPr>
        <w:t>将调用</w:t>
      </w:r>
      <w:r>
        <w:rPr>
          <w:lang w:val="zh-Hans"/>
        </w:rPr>
        <w:t xml:space="preserve">OnRsquoteInsert </w:t>
      </w:r>
      <w:r>
        <w:rPr>
          <w:lang w:val="zh-Hans"/>
        </w:rPr>
        <w:t>方法。</w:t>
      </w:r>
    </w:p>
    <w:p w14:paraId="072F8001" w14:textId="77777777" w:rsidR="00274F8B" w:rsidRDefault="00F9769E">
      <w:pPr>
        <w:rPr>
          <w:rFonts w:cs="Calibri"/>
        </w:rPr>
      </w:pPr>
      <w:r>
        <w:rPr>
          <w:lang w:val="zh-Hans"/>
        </w:rPr>
        <w:t>当报价通过验证，交易内核将报价提交到交易所时，将调用</w:t>
      </w:r>
      <w:r>
        <w:rPr>
          <w:lang w:val="zh-Hans"/>
        </w:rPr>
        <w:t xml:space="preserve"> OnRtnQuote</w:t>
      </w:r>
      <w:r>
        <w:rPr>
          <w:lang w:val="zh-Hans"/>
        </w:rPr>
        <w:t>。</w:t>
      </w:r>
      <w:r>
        <w:rPr>
          <w:lang w:val="zh-Hans"/>
        </w:rPr>
        <w:t xml:space="preserve">  T  wo </w:t>
      </w:r>
      <w:r>
        <w:rPr>
          <w:lang w:val="zh-Hans"/>
        </w:rPr>
        <w:t>常规订单将从报价单派生，</w:t>
      </w:r>
      <w:r>
        <w:rPr>
          <w:lang w:val="zh-Hans"/>
        </w:rPr>
        <w:t>quote</w:t>
      </w:r>
      <w:r>
        <w:rPr>
          <w:lang w:val="zh-Hans"/>
        </w:rPr>
        <w:t>并连同报价一起提交到交易所。在这种情况下，还将调用</w:t>
      </w:r>
      <w:r>
        <w:rPr>
          <w:lang w:val="zh-Hans"/>
        </w:rPr>
        <w:t xml:space="preserve"> onRtnOrder</w:t>
      </w:r>
      <w:r>
        <w:rPr>
          <w:lang w:val="zh-Hans"/>
        </w:rPr>
        <w:t>。</w:t>
      </w:r>
      <w:r>
        <w:rPr>
          <w:lang w:val="zh-Hans"/>
        </w:rPr>
        <w:t xml:space="preserve">  </w:t>
      </w:r>
    </w:p>
    <w:p w14:paraId="444E66BA" w14:textId="77777777" w:rsidR="00274F8B" w:rsidRDefault="00F9769E">
      <w:pPr>
        <w:rPr>
          <w:rFonts w:cs="Calibri"/>
        </w:rPr>
      </w:pPr>
      <w:r>
        <w:rPr>
          <w:lang w:val="zh-Hans"/>
        </w:rPr>
        <w:t>从版本</w:t>
      </w:r>
      <w:r>
        <w:rPr>
          <w:lang w:val="zh-Hans"/>
        </w:rPr>
        <w:t xml:space="preserve"> 6.3.0 </w:t>
      </w:r>
      <w:r>
        <w:rPr>
          <w:lang w:val="zh-Hans"/>
        </w:rPr>
        <w:t>中，将两个字段</w:t>
      </w:r>
      <w:r>
        <w:rPr>
          <w:lang w:val="zh-Hans"/>
        </w:rPr>
        <w:t xml:space="preserve"> AskOrderRef and </w:t>
      </w:r>
      <w:r>
        <w:rPr>
          <w:lang w:val="zh-Hans"/>
        </w:rPr>
        <w:t>和</w:t>
      </w:r>
      <w:del w:id="978" w:author="陈学锋" w:date="2018-07-13T22:10:00Z">
        <w:r w:rsidDel="00F637FB">
          <w:rPr>
            <w:lang w:val="zh-Hans"/>
          </w:rPr>
          <w:delText xml:space="preserve">BidOrdreRef </w:delText>
        </w:r>
      </w:del>
      <w:ins w:id="979" w:author="陈学锋" w:date="2018-07-13T22:10:00Z">
        <w:r w:rsidR="00F637FB">
          <w:rPr>
            <w:lang w:val="zh-Hans"/>
          </w:rPr>
          <w:t>BidOrderRef</w:t>
        </w:r>
      </w:ins>
      <w:r>
        <w:rPr>
          <w:lang w:val="zh-Hans"/>
        </w:rPr>
        <w:t xml:space="preserve">  </w:t>
      </w:r>
      <w:del w:id="980" w:author="陈学锋" w:date="2018-07-13T22:10:00Z">
        <w:r w:rsidDel="00F637FB">
          <w:rPr>
            <w:lang w:val="zh-Hans"/>
          </w:rPr>
          <w:delText xml:space="preserve">in </w:delText>
        </w:r>
      </w:del>
      <w:ins w:id="981" w:author="陈学锋" w:date="2018-07-13T22:10:00Z">
        <w:r w:rsidR="00F637FB">
          <w:rPr>
            <w:lang w:val="zh-Hans"/>
          </w:rPr>
          <w:t>添加到</w:t>
        </w:r>
      </w:ins>
      <w:r>
        <w:rPr>
          <w:lang w:val="zh-Hans"/>
        </w:rPr>
        <w:t>API</w:t>
      </w:r>
      <w:r>
        <w:rPr>
          <w:lang w:val="zh-Hans"/>
        </w:rPr>
        <w:t>中。这两个值将分别分配给两个派生订单的</w:t>
      </w:r>
      <w:r>
        <w:rPr>
          <w:lang w:val="zh-Hans"/>
        </w:rPr>
        <w:t xml:space="preserve"> OrderRef </w:t>
      </w:r>
      <w:r>
        <w:rPr>
          <w:lang w:val="zh-Hans"/>
        </w:rPr>
        <w:t>字段。如果客户端程序不指定</w:t>
      </w:r>
      <w:r>
        <w:rPr>
          <w:lang w:val="zh-Hans"/>
        </w:rPr>
        <w:t>se</w:t>
      </w:r>
      <w:r>
        <w:rPr>
          <w:lang w:val="zh-Hans"/>
        </w:rPr>
        <w:t>值，交易内核将自动分配它们。</w:t>
      </w:r>
    </w:p>
    <w:p w14:paraId="0EC7C889" w14:textId="77777777" w:rsidR="00A333D7" w:rsidRDefault="00A333D7" w:rsidP="00A333D7">
      <w:pPr>
        <w:pStyle w:val="a0"/>
        <w:spacing w:before="156"/>
        <w:ind w:firstLine="240"/>
      </w:pPr>
    </w:p>
    <w:p w14:paraId="2164F6E1" w14:textId="77777777" w:rsidR="00A333D7" w:rsidRDefault="00A333D7" w:rsidP="00A333D7">
      <w:pPr>
        <w:pStyle w:val="a0"/>
        <w:spacing w:before="156"/>
        <w:ind w:firstLineChars="0" w:firstLine="0"/>
      </w:pPr>
      <w:r>
        <w:rPr>
          <w:lang w:val="zh-Hans"/>
        </w:rPr>
        <w:lastRenderedPageBreak/>
        <w:t>从版本</w:t>
      </w:r>
      <w:r>
        <w:rPr>
          <w:lang w:val="zh-Hans"/>
        </w:rPr>
        <w:t xml:space="preserve"> 6.3.6</w:t>
      </w:r>
      <w:r>
        <w:rPr>
          <w:lang w:val="zh-Hans"/>
        </w:rPr>
        <w:t>，</w:t>
      </w:r>
      <w:ins w:id="982" w:author="陈学锋" w:date="2018-07-22T11:33:00Z">
        <w:r w:rsidR="00AE38F7">
          <w:rPr>
            <w:lang w:val="zh-Hans"/>
          </w:rPr>
          <w:t xml:space="preserve">the </w:t>
        </w:r>
      </w:ins>
      <w:r>
        <w:rPr>
          <w:lang w:val="zh-Hans"/>
        </w:rPr>
        <w:t>字段</w:t>
      </w:r>
      <w:r>
        <w:rPr>
          <w:lang w:val="zh-Hans"/>
        </w:rPr>
        <w:t xml:space="preserve"> ForQuoteSysID  is added </w:t>
      </w:r>
      <w:del w:id="983" w:author="陈学锋" w:date="2018-07-13T22:11:00Z">
        <w:r w:rsidDel="00F637FB">
          <w:rPr>
            <w:lang w:val="zh-Hans"/>
          </w:rPr>
          <w:delText xml:space="preserve">in </w:delText>
        </w:r>
      </w:del>
      <w:ins w:id="984" w:author="陈学锋" w:date="2018-07-13T22:11:00Z">
        <w:r w:rsidR="00F637FB">
          <w:rPr>
            <w:lang w:val="zh-Hans"/>
          </w:rPr>
          <w:t>添加到</w:t>
        </w:r>
      </w:ins>
      <w:r>
        <w:rPr>
          <w:lang w:val="zh-Hans"/>
        </w:rPr>
        <w:t xml:space="preserve"> API</w:t>
      </w:r>
      <w:r>
        <w:rPr>
          <w:lang w:val="zh-Hans"/>
        </w:rPr>
        <w:t>。</w:t>
      </w:r>
      <w:del w:id="985" w:author="陈学锋" w:date="2018-07-13T22:11:00Z">
        <w:r w:rsidR="000E3D9D" w:rsidDel="00F637FB">
          <w:rPr>
            <w:lang w:val="zh-Hans"/>
          </w:rPr>
          <w:delText xml:space="preserve">The </w:delText>
        </w:r>
      </w:del>
      <w:ins w:id="986" w:author="陈学锋" w:date="2018-07-13T22:11:00Z">
        <w:r w:rsidR="00F637FB">
          <w:rPr>
            <w:lang w:val="zh-Hans"/>
          </w:rPr>
          <w:t>连接到</w:t>
        </w:r>
      </w:ins>
      <w:r>
        <w:rPr>
          <w:lang w:val="zh-Hans"/>
        </w:rPr>
        <w:t xml:space="preserve"> </w:t>
      </w:r>
      <w:ins w:id="987" w:author="陈学锋" w:date="2018-07-13T22:13:00Z">
        <w:r w:rsidR="00370831">
          <w:rPr>
            <w:lang w:val="zh-Hans"/>
          </w:rPr>
          <w:t>from the quote response</w:t>
        </w:r>
      </w:ins>
      <w:r>
        <w:rPr>
          <w:lang w:val="zh-Hans"/>
        </w:rPr>
        <w:t xml:space="preserve"> </w:t>
      </w:r>
      <w:del w:id="988" w:author="陈学锋" w:date="2018-07-13T22:11:00Z">
        <w:r w:rsidR="000E3D9D" w:rsidDel="00F637FB">
          <w:rPr>
            <w:lang w:val="zh-Hans"/>
          </w:rPr>
          <w:delText xml:space="preserve">with </w:delText>
        </w:r>
      </w:del>
      <w:r w:rsidR="000E3D9D">
        <w:rPr>
          <w:lang w:val="zh-Hans"/>
        </w:rPr>
        <w:t xml:space="preserve"> </w:t>
      </w:r>
      <w:r>
        <w:rPr>
          <w:lang w:val="zh-Hans"/>
        </w:rPr>
        <w:t xml:space="preserve"> </w:t>
      </w:r>
      <w:ins w:id="989" w:author="陈学锋" w:date="2018-07-13T22:11:00Z">
        <w:r w:rsidR="00F637FB">
          <w:rPr>
            <w:lang w:val="zh-Hans"/>
          </w:rPr>
          <w:t xml:space="preserve"> </w:t>
        </w:r>
      </w:ins>
      <w:r>
        <w:rPr>
          <w:lang w:val="zh-Hans"/>
        </w:rPr>
        <w:t xml:space="preserve"> </w:t>
      </w:r>
      <w:r w:rsidR="000E3D9D">
        <w:rPr>
          <w:lang w:val="zh-Hans"/>
        </w:rPr>
        <w:t xml:space="preserve">DCE </w:t>
      </w:r>
      <w:r w:rsidR="000E3D9D">
        <w:rPr>
          <w:lang w:val="zh-Hans"/>
        </w:rPr>
        <w:t>和</w:t>
      </w:r>
      <w:r w:rsidR="000E3D9D">
        <w:rPr>
          <w:lang w:val="zh-Hans"/>
        </w:rPr>
        <w:t xml:space="preserve">and CZCE </w:t>
      </w:r>
      <w:r w:rsidR="000E3D9D">
        <w:rPr>
          <w:lang w:val="zh-Hans"/>
        </w:rPr>
        <w:t>的做市商应</w:t>
      </w:r>
      <w:r>
        <w:rPr>
          <w:lang w:val="zh-Hans"/>
        </w:rPr>
        <w:t>使用报价响应</w:t>
      </w:r>
      <w:r w:rsidR="000E3D9D">
        <w:rPr>
          <w:lang w:val="zh-Hans"/>
        </w:rPr>
        <w:t>（</w:t>
      </w:r>
      <w:r w:rsidR="000E3D9D">
        <w:rPr>
          <w:lang w:val="zh-Hans"/>
        </w:rPr>
        <w:t>OnRtnForQuoteRsp</w:t>
      </w:r>
      <w:r w:rsidR="000E3D9D">
        <w:rPr>
          <w:lang w:val="zh-Hans"/>
        </w:rPr>
        <w:t>）</w:t>
      </w:r>
      <w:r>
        <w:rPr>
          <w:lang w:val="zh-Hans"/>
        </w:rPr>
        <w:t>中的报价</w:t>
      </w:r>
      <w:ins w:id="990" w:author="陈学锋" w:date="2018-07-13T22:13:00Z">
        <w:r w:rsidR="00370831">
          <w:rPr>
            <w:lang w:val="zh-Hans"/>
          </w:rPr>
          <w:t xml:space="preserve">ID </w:t>
        </w:r>
      </w:ins>
      <w:r w:rsidR="000E3D9D">
        <w:rPr>
          <w:lang w:val="zh-Hans"/>
        </w:rPr>
        <w:t xml:space="preserve"> </w:t>
      </w:r>
      <w:r>
        <w:rPr>
          <w:lang w:val="zh-Hans"/>
        </w:rPr>
        <w:t xml:space="preserve"> </w:t>
      </w:r>
      <w:del w:id="991" w:author="陈学锋" w:date="2018-07-13T22:13:00Z">
        <w:r w:rsidR="000E3D9D" w:rsidDel="00370831">
          <w:rPr>
            <w:lang w:val="zh-Hans"/>
          </w:rPr>
          <w:delText xml:space="preserve">in </w:delText>
        </w:r>
      </w:del>
      <w:r w:rsidR="000E3D9D">
        <w:rPr>
          <w:lang w:val="zh-Hans"/>
        </w:rPr>
        <w:t>(</w:t>
      </w:r>
      <w:r w:rsidR="000E3D9D">
        <w:rPr>
          <w:lang w:val="zh-Hans"/>
        </w:rPr>
        <w:t>（</w:t>
      </w:r>
      <w:r w:rsidR="000E3D9D">
        <w:rPr>
          <w:lang w:val="zh-Hans"/>
        </w:rPr>
        <w:t>ForquoteSysID</w:t>
      </w:r>
      <w:r w:rsidR="000E3D9D">
        <w:rPr>
          <w:lang w:val="zh-Hans"/>
        </w:rPr>
        <w:t>）</w:t>
      </w:r>
      <w:r>
        <w:rPr>
          <w:lang w:val="zh-Hans"/>
        </w:rPr>
        <w:t>填写出价区域</w:t>
      </w:r>
      <w:r w:rsidR="000E3D9D">
        <w:rPr>
          <w:lang w:val="zh-Hans"/>
        </w:rPr>
        <w:t>。交易所</w:t>
      </w:r>
      <w:ins w:id="992" w:author="陈学锋" w:date="2018-07-22T11:34:00Z">
        <w:r w:rsidR="00AE38F7">
          <w:rPr>
            <w:lang w:val="zh-Hans"/>
          </w:rPr>
          <w:t>s</w:t>
        </w:r>
      </w:ins>
      <w:r w:rsidR="000E3D9D">
        <w:rPr>
          <w:lang w:val="zh-Hans"/>
        </w:rPr>
        <w:t xml:space="preserve"> will </w:t>
      </w:r>
      <w:bookmarkStart w:id="993" w:name="OLE_LINK173"/>
      <w:bookmarkStart w:id="994" w:name="OLE_LINK174"/>
      <w:r w:rsidR="000E3D9D">
        <w:rPr>
          <w:lang w:val="zh-Hans"/>
        </w:rPr>
        <w:t>将根据这</w:t>
      </w:r>
      <w:bookmarkEnd w:id="993"/>
      <w:bookmarkEnd w:id="994"/>
      <w:r w:rsidR="000E3D9D">
        <w:rPr>
          <w:lang w:val="zh-Hans"/>
        </w:rPr>
        <w:t>一领域</w:t>
      </w:r>
      <w:bookmarkStart w:id="995" w:name="OLE_LINK175"/>
      <w:bookmarkStart w:id="996" w:name="OLE_LINK176"/>
      <w:r w:rsidR="000E3D9D">
        <w:rPr>
          <w:lang w:val="zh-Hans"/>
        </w:rPr>
        <w:t>计算做市</w:t>
      </w:r>
      <w:ins w:id="997" w:author="陈学锋" w:date="2018-07-13T22:14:00Z">
        <w:r w:rsidR="00370831">
          <w:rPr>
            <w:lang w:val="zh-Hans"/>
          </w:rPr>
          <w:t>商</w:t>
        </w:r>
      </w:ins>
      <w:r w:rsidR="000E3D9D">
        <w:rPr>
          <w:lang w:val="zh-Hans"/>
        </w:rPr>
        <w:t>的</w:t>
      </w:r>
      <w:bookmarkEnd w:id="995"/>
      <w:bookmarkEnd w:id="996"/>
      <w:r w:rsidR="000E3D9D">
        <w:rPr>
          <w:lang w:val="zh-Hans"/>
        </w:rPr>
        <w:t>出价完成率。</w:t>
      </w:r>
    </w:p>
    <w:p w14:paraId="395FD7AD" w14:textId="77777777" w:rsidR="00F425FA" w:rsidRPr="00F425FA" w:rsidRDefault="00F425FA" w:rsidP="00A333D7">
      <w:pPr>
        <w:pStyle w:val="a0"/>
        <w:spacing w:before="156"/>
        <w:ind w:firstLineChars="0" w:firstLine="0"/>
        <w:rPr>
          <w:b/>
        </w:rPr>
      </w:pPr>
      <w:r w:rsidRPr="00F425FA">
        <w:rPr>
          <w:b/>
          <w:lang w:val="zh-Hans"/>
        </w:rPr>
        <w:t>注意：</w:t>
      </w:r>
      <w:r w:rsidR="00C71157">
        <w:rPr>
          <w:lang w:val="zh-Hans"/>
        </w:rPr>
        <w:t>对于做市商连接到</w:t>
      </w:r>
      <w:r w:rsidR="00D5767C">
        <w:rPr>
          <w:lang w:val="zh-Hans"/>
        </w:rPr>
        <w:t>market maker</w:t>
      </w:r>
      <w:ins w:id="998" w:author="陈学锋" w:date="2018-07-13T22:15:00Z">
        <w:r w:rsidR="00370831">
          <w:rPr>
            <w:lang w:val="zh-Hans"/>
          </w:rPr>
          <w:t>s</w:t>
        </w:r>
      </w:ins>
      <w:r w:rsidR="0032585E">
        <w:rPr>
          <w:lang w:val="zh-Hans"/>
        </w:rPr>
        <w:t xml:space="preserve"> connecting </w:t>
      </w:r>
      <w:del w:id="999" w:author="陈学锋" w:date="2018-07-13T22:15:00Z">
        <w:r w:rsidR="0032585E" w:rsidDel="00370831">
          <w:rPr>
            <w:lang w:val="zh-Hans"/>
          </w:rPr>
          <w:delText xml:space="preserve">with </w:delText>
        </w:r>
      </w:del>
      <w:r w:rsidR="00C71157">
        <w:rPr>
          <w:lang w:val="zh-Hans"/>
        </w:rPr>
        <w:t>CFFEX</w:t>
      </w:r>
      <w:r w:rsidR="00C71157">
        <w:rPr>
          <w:lang w:val="zh-Hans"/>
        </w:rPr>
        <w:t>，此字段是不需要的</w:t>
      </w:r>
      <w:ins w:id="1000" w:author="陈学锋" w:date="2018-07-13T22:15:00Z">
        <w:r w:rsidR="00370831">
          <w:rPr>
            <w:lang w:val="zh-Hans"/>
          </w:rPr>
          <w:t>to</w:t>
        </w:r>
      </w:ins>
      <w:r w:rsidR="00F72635">
        <w:rPr>
          <w:lang w:val="zh-Hans"/>
        </w:rPr>
        <w:t>。</w:t>
      </w:r>
      <w:r w:rsidR="00F72635">
        <w:rPr>
          <w:lang w:val="zh-Hans"/>
        </w:rPr>
        <w:t xml:space="preserve">CFFEX </w:t>
      </w:r>
      <w:r w:rsidR="00F72635">
        <w:rPr>
          <w:lang w:val="zh-Hans"/>
        </w:rPr>
        <w:t>确定做市商</w:t>
      </w:r>
      <w:r w:rsidR="00D37E66">
        <w:rPr>
          <w:lang w:val="zh-Hans"/>
        </w:rPr>
        <w:t xml:space="preserve"> is </w:t>
      </w:r>
      <w:r w:rsidR="00664419">
        <w:rPr>
          <w:lang w:val="zh-Hans"/>
        </w:rPr>
        <w:t xml:space="preserve">that  maker bids </w:t>
      </w:r>
      <w:ins w:id="1001" w:author="陈学锋" w:date="2018-07-13T22:16:00Z">
        <w:r w:rsidR="00370831">
          <w:rPr>
            <w:lang w:val="zh-Hans"/>
          </w:rPr>
          <w:t>within a</w:t>
        </w:r>
      </w:ins>
      <w:del w:id="1002" w:author="陈学锋" w:date="2018-07-13T22:16:00Z">
        <w:r w:rsidR="00664419" w:rsidDel="00370831">
          <w:rPr>
            <w:lang w:val="zh-Hans"/>
          </w:rPr>
          <w:delText xml:space="preserve">judging </w:delText>
        </w:r>
      </w:del>
      <w:ins w:id="1003" w:author="陈学锋" w:date="2018-07-13T22:16:00Z">
        <w:r w:rsidR="00370831">
          <w:rPr>
            <w:lang w:val="zh-Hans"/>
          </w:rPr>
          <w:t xml:space="preserve"> specific </w:t>
        </w:r>
      </w:ins>
      <w:r w:rsidR="00A56A7E">
        <w:rPr>
          <w:lang w:val="zh-Hans"/>
        </w:rPr>
        <w:t>period</w:t>
      </w:r>
      <w:del w:id="1004" w:author="陈学锋" w:date="2018-07-13T22:16:00Z">
        <w:r w:rsidR="00664419" w:rsidDel="00370831">
          <w:rPr>
            <w:lang w:val="zh-Hans"/>
          </w:rPr>
          <w:delText>during</w:delText>
        </w:r>
        <w:r w:rsidR="00A56A7E" w:rsidDel="00370831">
          <w:rPr>
            <w:lang w:val="zh-Hans"/>
          </w:rPr>
          <w:delText xml:space="preserve"> the</w:delText>
        </w:r>
      </w:del>
      <w:ins w:id="1005" w:author="陈学锋" w:date="2018-07-22T11:37:00Z">
        <w:r w:rsidR="00AE38F7">
          <w:rPr>
            <w:lang w:val="zh-Hans"/>
          </w:rPr>
          <w:t xml:space="preserve"> of time</w:t>
        </w:r>
      </w:ins>
      <w:r w:rsidR="00A56A7E">
        <w:rPr>
          <w:lang w:val="zh-Hans"/>
        </w:rPr>
        <w:t xml:space="preserve"> after </w:t>
      </w:r>
      <w:ins w:id="1006" w:author="陈学锋" w:date="2018-07-22T11:37:00Z">
        <w:r w:rsidR="00AE38F7">
          <w:rPr>
            <w:lang w:val="zh-Hans"/>
          </w:rPr>
          <w:t xml:space="preserve">the </w:t>
        </w:r>
      </w:ins>
      <w:ins w:id="1007" w:author="陈学锋" w:date="2018-07-13T22:15:00Z">
        <w:r w:rsidR="00370831">
          <w:rPr>
            <w:lang w:val="zh-Hans"/>
          </w:rPr>
          <w:t>的整理率的规则是</w:t>
        </w:r>
      </w:ins>
      <w:r w:rsidR="00664419">
        <w:rPr>
          <w:lang w:val="zh-Hans"/>
        </w:rPr>
        <w:t>，</w:t>
      </w:r>
      <w:r>
        <w:rPr>
          <w:lang w:val="zh-Hans"/>
        </w:rPr>
        <w:t>如果做市商在交易所向做市商发送请求</w:t>
      </w:r>
      <w:ins w:id="1008" w:author="陈学锋" w:date="2018-07-13T22:17:00Z">
        <w:r w:rsidR="00370831">
          <w:rPr>
            <w:lang w:val="zh-Hans"/>
          </w:rPr>
          <w:t>后的特定时间段（由交易所指定，例如</w:t>
        </w:r>
        <w:r w:rsidR="00370831">
          <w:rPr>
            <w:lang w:val="zh-Hans"/>
          </w:rPr>
          <w:t xml:space="preserve"> 1</w:t>
        </w:r>
      </w:ins>
      <w:r>
        <w:rPr>
          <w:lang w:val="zh-Hans"/>
        </w:rPr>
        <w:t>分钟</w:t>
      </w:r>
      <w:r w:rsidR="00A56A7E">
        <w:rPr>
          <w:lang w:val="zh-Hans"/>
        </w:rPr>
        <w:t xml:space="preserve">exchange sends the ask request to </w:t>
      </w:r>
      <w:ins w:id="1009" w:author="陈学锋" w:date="2018-07-13T22:16:00Z">
        <w:r w:rsidR="00370831">
          <w:rPr>
            <w:lang w:val="zh-Hans"/>
          </w:rPr>
          <w:t xml:space="preserve">the </w:t>
        </w:r>
      </w:ins>
      <w:r w:rsidR="00A56A7E">
        <w:rPr>
          <w:lang w:val="zh-Hans"/>
        </w:rPr>
        <w:t>）出价。</w:t>
      </w:r>
      <w:r>
        <w:rPr>
          <w:lang w:val="zh-Hans"/>
        </w:rPr>
        <w:t xml:space="preserve"> </w:t>
      </w:r>
      <w:r w:rsidR="00D37E66">
        <w:rPr>
          <w:lang w:val="zh-Hans"/>
        </w:rPr>
        <w:t>finishing rate of market maker</w:t>
      </w:r>
    </w:p>
    <w:p w14:paraId="2CE1DBB2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取消报价</w:t>
      </w:r>
    </w:p>
    <w:p w14:paraId="6FB5F8F4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ReqQuoteAction </w:t>
      </w:r>
      <w:r>
        <w:rPr>
          <w:lang w:val="zh-Hans"/>
        </w:rPr>
        <w:t>方法用于取消报价。其用法</w:t>
      </w:r>
      <w:del w:id="1010" w:author="陈学锋" w:date="2018-07-13T22:18:00Z">
        <w:r w:rsidDel="00370831">
          <w:rPr>
            <w:lang w:val="zh-Hans"/>
          </w:rPr>
          <w:delText xml:space="preserve">with </w:delText>
        </w:r>
      </w:del>
      <w:ins w:id="1011" w:author="陈学锋" w:date="2018-07-13T22:18:00Z">
        <w:r w:rsidR="00370831">
          <w:rPr>
            <w:lang w:val="zh-Hans"/>
          </w:rPr>
          <w:t>与</w:t>
        </w:r>
      </w:ins>
      <w:r>
        <w:rPr>
          <w:lang w:val="zh-Hans"/>
        </w:rPr>
        <w:t>the "</w:t>
      </w:r>
      <w:r>
        <w:rPr>
          <w:lang w:val="zh-Hans"/>
        </w:rPr>
        <w:t>要求操作</w:t>
      </w:r>
      <w:r>
        <w:rPr>
          <w:lang w:val="zh-Hans"/>
        </w:rPr>
        <w:t>"</w:t>
      </w:r>
      <w:r>
        <w:rPr>
          <w:lang w:val="zh-Hans"/>
        </w:rPr>
        <w:t>类似。报价参考</w:t>
      </w:r>
      <w:r>
        <w:rPr>
          <w:lang w:val="zh-Hans"/>
        </w:rPr>
        <w:t>+</w:t>
      </w:r>
      <w:r>
        <w:rPr>
          <w:lang w:val="zh-Hans"/>
        </w:rPr>
        <w:t>会话</w:t>
      </w:r>
      <w:r>
        <w:rPr>
          <w:lang w:val="zh-Hans"/>
        </w:rPr>
        <w:t xml:space="preserve"> ID=</w:t>
      </w:r>
      <w:r>
        <w:rPr>
          <w:lang w:val="zh-Hans"/>
        </w:rPr>
        <w:t>前端</w:t>
      </w:r>
      <w:r>
        <w:rPr>
          <w:lang w:val="zh-Hans"/>
        </w:rPr>
        <w:t xml:space="preserve"> ID </w:t>
      </w:r>
      <w:r>
        <w:rPr>
          <w:lang w:val="zh-Hans"/>
        </w:rPr>
        <w:t>用于取消报价。</w:t>
      </w:r>
    </w:p>
    <w:p w14:paraId="331C98CF" w14:textId="77777777" w:rsidR="00274F8B" w:rsidRDefault="00F9769E">
      <w:pPr>
        <w:rPr>
          <w:rFonts w:cs="Calibri"/>
        </w:rPr>
      </w:pPr>
      <w:r>
        <w:rPr>
          <w:lang w:val="zh-Hans"/>
        </w:rPr>
        <w:t>取消报价将取消报价单和剩余的</w:t>
      </w:r>
      <w:r>
        <w:rPr>
          <w:lang w:val="zh-Hans"/>
        </w:rPr>
        <w:t xml:space="preserve">remaining </w:t>
      </w:r>
      <w:r>
        <w:rPr>
          <w:lang w:val="zh-Hans"/>
        </w:rPr>
        <w:t>未填写派生订单。做市商也可以直接取消派生</w:t>
      </w:r>
      <w:r>
        <w:rPr>
          <w:lang w:val="zh-Hans"/>
        </w:rPr>
        <w:t xml:space="preserve">order </w:t>
      </w:r>
      <w:del w:id="1012" w:author="陈学锋" w:date="2018-07-13T22:19:00Z">
        <w:r w:rsidDel="00370831">
          <w:rPr>
            <w:lang w:val="zh-Hans"/>
          </w:rPr>
          <w:delText>separately</w:delText>
        </w:r>
      </w:del>
      <w:ins w:id="1013" w:author="陈学锋" w:date="2018-07-13T22:19:00Z">
        <w:r w:rsidR="00370831">
          <w:rPr>
            <w:lang w:val="zh-Hans"/>
          </w:rPr>
          <w:t>订单</w:t>
        </w:r>
      </w:ins>
      <w:r>
        <w:rPr>
          <w:lang w:val="zh-Hans"/>
        </w:rPr>
        <w:t>。该方法与取消</w:t>
      </w:r>
      <w:del w:id="1014" w:author="陈学锋" w:date="2018-07-13T22:20:00Z">
        <w:r w:rsidDel="00370831">
          <w:rPr>
            <w:lang w:val="zh-Hans"/>
          </w:rPr>
          <w:delText xml:space="preserve">with </w:delText>
        </w:r>
      </w:del>
      <w:ins w:id="1015" w:author="陈学锋" w:date="2018-07-13T22:20:00Z">
        <w:r w:rsidR="00370831">
          <w:rPr>
            <w:lang w:val="zh-Hans"/>
          </w:rPr>
          <w:t>上</w:t>
        </w:r>
      </w:ins>
      <w:r>
        <w:rPr>
          <w:lang w:val="zh-Hans"/>
        </w:rPr>
        <w:t>一节中的订单相同。</w:t>
      </w:r>
    </w:p>
    <w:p w14:paraId="6B1F13E4" w14:textId="77777777" w:rsidR="00274F8B" w:rsidRDefault="00274F8B" w:rsidP="003822AC">
      <w:pPr>
        <w:pStyle w:val="a0"/>
        <w:spacing w:before="156"/>
        <w:ind w:firstLine="240"/>
      </w:pPr>
    </w:p>
    <w:p w14:paraId="224AF1BD" w14:textId="77777777" w:rsidR="00274F8B" w:rsidRDefault="00F9769E">
      <w:pPr>
        <w:pStyle w:val="2"/>
        <w:numPr>
          <w:ilvl w:val="1"/>
          <w:numId w:val="2"/>
        </w:numPr>
      </w:pPr>
      <w:bookmarkStart w:id="1016" w:name="_Toc402797000"/>
      <w:bookmarkStart w:id="1017" w:name="_Toc27003"/>
      <w:r>
        <w:rPr>
          <w:lang w:val="zh-Hans"/>
        </w:rPr>
        <w:t>行使选项</w:t>
      </w:r>
      <w:bookmarkEnd w:id="1016"/>
      <w:bookmarkEnd w:id="1017"/>
    </w:p>
    <w:p w14:paraId="3028A652" w14:textId="77777777" w:rsidR="00274F8B" w:rsidRDefault="00F9769E">
      <w:pPr>
        <w:rPr>
          <w:rFonts w:cs="Calibri"/>
        </w:rPr>
      </w:pPr>
      <w:r>
        <w:rPr>
          <w:lang w:val="zh-Hans"/>
        </w:rPr>
        <w:t xml:space="preserve">ReqExecOrderInsert </w:t>
      </w:r>
      <w:r>
        <w:rPr>
          <w:lang w:val="zh-Hans"/>
        </w:rPr>
        <w:t>用于声明投资者打算行使其选择权。主要数据结构是</w:t>
      </w:r>
      <w:r>
        <w:rPr>
          <w:lang w:val="zh-Hans"/>
        </w:rPr>
        <w:t>CThostFtdcInputExecOrderField</w:t>
      </w:r>
      <w:r>
        <w:rPr>
          <w:lang w:val="zh-Hans"/>
        </w:rPr>
        <w:t>。</w:t>
      </w:r>
      <w:r>
        <w:rPr>
          <w:lang w:val="zh-Hans"/>
        </w:rPr>
        <w:t>.</w:t>
      </w:r>
    </w:p>
    <w:p w14:paraId="22815648" w14:textId="77777777" w:rsidR="00274F8B" w:rsidRDefault="003822AC">
      <w:pPr>
        <w:rPr>
          <w:rFonts w:cs="Calibri"/>
        </w:rPr>
      </w:pPr>
      <w:r>
        <w:rPr>
          <w:rFonts w:cs="Calibri" w:hint="eastAsia"/>
          <w:noProof/>
        </w:rPr>
        <w:lastRenderedPageBreak/>
        <w:drawing>
          <wp:inline distT="0" distB="0" distL="0" distR="0" wp14:anchorId="1591B4B0" wp14:editId="11CD8787">
            <wp:extent cx="6000750" cy="6257925"/>
            <wp:effectExtent l="0" t="0" r="0" b="9525"/>
            <wp:docPr id="23" name="图片 27" descr="行权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行权代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CE5D" w14:textId="77777777" w:rsidR="00274F8B" w:rsidRDefault="00F9769E">
      <w:pPr>
        <w:tabs>
          <w:tab w:val="left" w:pos="645"/>
        </w:tabs>
        <w:rPr>
          <w:rFonts w:cs="Calibri"/>
        </w:rPr>
      </w:pPr>
      <w:r>
        <w:rPr>
          <w:lang w:val="zh-Hans"/>
        </w:rPr>
        <w:t>如果请求未通过验证，将调用</w:t>
      </w:r>
      <w:r>
        <w:rPr>
          <w:lang w:val="zh-Hans"/>
        </w:rPr>
        <w:t xml:space="preserve">OnRsExExecOrderInsert </w:t>
      </w:r>
      <w:r>
        <w:rPr>
          <w:lang w:val="zh-Hans"/>
        </w:rPr>
        <w:t>方法。如果请求通过验证，将调用</w:t>
      </w:r>
      <w:r>
        <w:rPr>
          <w:lang w:val="zh-Hans"/>
        </w:rPr>
        <w:t xml:space="preserve"> OnRtnExecorder</w:t>
      </w:r>
      <w:r>
        <w:rPr>
          <w:lang w:val="zh-Hans"/>
        </w:rPr>
        <w:t>。</w:t>
      </w:r>
      <w:r>
        <w:rPr>
          <w:lang w:val="zh-Hans"/>
        </w:rPr>
        <w:t xml:space="preserve">  </w:t>
      </w:r>
    </w:p>
    <w:p w14:paraId="3014A731" w14:textId="77777777" w:rsidR="00274F8B" w:rsidRDefault="00F9769E">
      <w:pPr>
        <w:tabs>
          <w:tab w:val="left" w:pos="645"/>
        </w:tabs>
        <w:rPr>
          <w:rFonts w:cs="Calibri"/>
        </w:rPr>
      </w:pPr>
      <w:r>
        <w:rPr>
          <w:lang w:val="zh-Hans"/>
        </w:rPr>
        <w:t>执行</w:t>
      </w:r>
      <w:r>
        <w:rPr>
          <w:lang w:val="zh-Hans"/>
        </w:rPr>
        <w:t xml:space="preserve"> </w:t>
      </w:r>
      <w:r>
        <w:rPr>
          <w:lang w:val="zh-Hans"/>
        </w:rPr>
        <w:t>选项后</w:t>
      </w:r>
      <w:r>
        <w:rPr>
          <w:lang w:val="zh-Hans"/>
        </w:rPr>
        <w:t xml:space="preserve"> </w:t>
      </w:r>
      <w:r>
        <w:rPr>
          <w:lang w:val="zh-Hans"/>
        </w:rPr>
        <w:t>，如果客户端收到未执行的消息，则表示交换已接受请求。由于</w:t>
      </w:r>
      <w:del w:id="1018" w:author="陈学锋" w:date="2018-07-13T22:21:00Z">
        <w:r w:rsidDel="00370831">
          <w:rPr>
            <w:lang w:val="zh-Hans"/>
          </w:rPr>
          <w:delText>s’</w:delText>
        </w:r>
      </w:del>
      <w:r>
        <w:rPr>
          <w:lang w:val="zh-Hans"/>
        </w:rPr>
        <w:t xml:space="preserve"> </w:t>
      </w:r>
      <w:r>
        <w:rPr>
          <w:lang w:val="zh-Hans"/>
        </w:rPr>
        <w:t>期权执行是在结算期间处理</w:t>
      </w:r>
      <w:r>
        <w:rPr>
          <w:lang w:val="zh-Hans"/>
        </w:rPr>
        <w:t xml:space="preserve"> </w:t>
      </w:r>
      <w:r>
        <w:rPr>
          <w:lang w:val="zh-Hans"/>
        </w:rPr>
        <w:t>的，</w:t>
      </w:r>
      <w:r>
        <w:rPr>
          <w:lang w:val="zh-Hans"/>
        </w:rPr>
        <w:t xml:space="preserve"> </w:t>
      </w:r>
      <w:r>
        <w:rPr>
          <w:lang w:val="zh-Hans"/>
        </w:rPr>
        <w:t>所以未执行的消息将在交易</w:t>
      </w:r>
      <w:r>
        <w:rPr>
          <w:lang w:val="zh-Hans"/>
        </w:rPr>
        <w:t xml:space="preserve"> </w:t>
      </w:r>
      <w:r>
        <w:rPr>
          <w:lang w:val="zh-Hans"/>
        </w:rPr>
        <w:t>时间由交易所</w:t>
      </w:r>
      <w:r>
        <w:rPr>
          <w:lang w:val="zh-Hans"/>
        </w:rPr>
        <w:t xml:space="preserve"> </w:t>
      </w:r>
      <w:r>
        <w:rPr>
          <w:lang w:val="zh-Hans"/>
        </w:rPr>
        <w:t>返回。</w:t>
      </w:r>
    </w:p>
    <w:p w14:paraId="235EE1BD" w14:textId="77777777" w:rsidR="00274F8B" w:rsidRDefault="00F9769E">
      <w:pPr>
        <w:rPr>
          <w:rFonts w:cs="Calibri"/>
          <w:b/>
        </w:rPr>
      </w:pPr>
      <w:r>
        <w:rPr>
          <w:b/>
          <w:lang w:val="zh-Hans"/>
        </w:rPr>
        <w:t>四个</w:t>
      </w:r>
      <w:r>
        <w:rPr>
          <w:b/>
          <w:lang w:val="zh-Hans"/>
        </w:rPr>
        <w:t xml:space="preserve"> </w:t>
      </w:r>
      <w:r>
        <w:rPr>
          <w:b/>
          <w:lang w:val="zh-Hans"/>
        </w:rPr>
        <w:t>交易所行使</w:t>
      </w:r>
      <w:r>
        <w:rPr>
          <w:b/>
          <w:lang w:val="zh-Hans"/>
        </w:rPr>
        <w:t xml:space="preserve"> </w:t>
      </w:r>
      <w:r>
        <w:rPr>
          <w:b/>
          <w:lang w:val="zh-Hans"/>
        </w:rPr>
        <w:t>期权的规则</w:t>
      </w:r>
      <w:r>
        <w:rPr>
          <w:b/>
          <w:lang w:val="zh-Hans"/>
        </w:rPr>
        <w:t xml:space="preserve"> </w:t>
      </w:r>
    </w:p>
    <w:p w14:paraId="0A06C876" w14:textId="77777777" w:rsidR="00274F8B" w:rsidRDefault="00F9769E">
      <w:pPr>
        <w:rPr>
          <w:rFonts w:cs="Calibri"/>
        </w:rPr>
      </w:pPr>
      <w:r>
        <w:rPr>
          <w:lang w:val="zh-Hans"/>
        </w:rPr>
        <w:t>CffeX</w:t>
      </w:r>
    </w:p>
    <w:p w14:paraId="4144FE34" w14:textId="77777777" w:rsidR="00274F8B" w:rsidRDefault="00F9769E">
      <w:pPr>
        <w:rPr>
          <w:rFonts w:cs="Calibri"/>
        </w:rPr>
      </w:pPr>
      <w:del w:id="1019" w:author="陈学锋" w:date="2018-07-22T11:54:00Z">
        <w:r w:rsidDel="00082946">
          <w:rPr>
            <w:lang w:val="zh-Hans"/>
          </w:rPr>
          <w:delText xml:space="preserve"> </w:delText>
        </w:r>
      </w:del>
      <w:r>
        <w:rPr>
          <w:lang w:val="zh-Hans"/>
        </w:rPr>
        <w:t>货币期权将自动行使，资金外期权将自动放弃。</w:t>
      </w:r>
      <w:r>
        <w:rPr>
          <w:lang w:val="zh-Hans"/>
        </w:rPr>
        <w:t xml:space="preserve">Forced </w:t>
      </w:r>
      <w:r>
        <w:rPr>
          <w:lang w:val="zh-Hans"/>
        </w:rPr>
        <w:t>练习不允许用于资金外选项。行使期权后，头寸将立即关闭（因为期权行使日期与相应的</w:t>
      </w:r>
      <w:del w:id="1020" w:author="陈学锋" w:date="2018-07-13T22:24:00Z">
        <w:r w:rsidDel="00651FD4">
          <w:rPr>
            <w:lang w:val="zh-Hans"/>
          </w:rPr>
          <w:delText xml:space="preserve">with </w:delText>
        </w:r>
      </w:del>
      <w:ins w:id="1021" w:author="陈学锋" w:date="2018-07-13T22:24:00Z">
        <w:r w:rsidR="00651FD4">
          <w:rPr>
            <w:lang w:val="zh-Hans"/>
          </w:rPr>
          <w:t xml:space="preserve">as </w:t>
        </w:r>
      </w:ins>
      <w:r>
        <w:rPr>
          <w:lang w:val="zh-Hans"/>
        </w:rPr>
        <w:t>基础未来交割日期相同）。</w:t>
      </w:r>
    </w:p>
    <w:p w14:paraId="0ED8F898" w14:textId="77777777" w:rsidR="00274F8B" w:rsidRDefault="00F9769E">
      <w:pPr>
        <w:rPr>
          <w:rFonts w:cs="Calibri"/>
        </w:rPr>
      </w:pPr>
      <w:r>
        <w:rPr>
          <w:lang w:val="zh-Hans"/>
        </w:rPr>
        <w:t>什费</w:t>
      </w:r>
    </w:p>
    <w:p w14:paraId="34C5A1AE" w14:textId="77777777" w:rsidR="00274F8B" w:rsidRDefault="00F9769E">
      <w:pPr>
        <w:rPr>
          <w:rFonts w:cs="Calibri"/>
        </w:rPr>
      </w:pPr>
      <w:r>
        <w:rPr>
          <w:lang w:val="zh-Hans"/>
        </w:rPr>
        <w:lastRenderedPageBreak/>
        <w:t>货币期权将自动行使，资金外期权将自动放弃。投资者可以选择执行或不执行资金</w:t>
      </w:r>
      <w:r>
        <w:rPr>
          <w:lang w:val="zh-Hans"/>
        </w:rPr>
        <w:t xml:space="preserve"> </w:t>
      </w:r>
      <w:r>
        <w:rPr>
          <w:lang w:val="zh-Hans"/>
        </w:rPr>
        <w:t>外期权。执行后，保留期货头寸或不守仓是可选的。</w:t>
      </w:r>
    </w:p>
    <w:p w14:paraId="1CD86E79" w14:textId="77777777" w:rsidR="00274F8B" w:rsidRDefault="00F9769E">
      <w:pPr>
        <w:rPr>
          <w:rFonts w:cs="Calibri"/>
        </w:rPr>
      </w:pPr>
      <w:r>
        <w:rPr>
          <w:lang w:val="zh-Hans"/>
        </w:rPr>
        <w:t>Dce</w:t>
      </w:r>
    </w:p>
    <w:p w14:paraId="3612DEC4" w14:textId="77777777" w:rsidR="00274F8B" w:rsidRDefault="00F9769E">
      <w:pPr>
        <w:rPr>
          <w:rFonts w:cs="Calibri"/>
        </w:rPr>
      </w:pPr>
      <w:r>
        <w:rPr>
          <w:lang w:val="zh-Hans"/>
        </w:rPr>
        <w:t>如果期货公司在</w:t>
      </w:r>
      <w:r>
        <w:rPr>
          <w:lang w:val="zh-Hans"/>
        </w:rPr>
        <w:t xml:space="preserve"> DCE </w:t>
      </w:r>
      <w:r>
        <w:rPr>
          <w:lang w:val="zh-Hans"/>
        </w:rPr>
        <w:t>官方网站上设置自动行使标志，期权将自动行使。否则，投资者需要申请行使或放弃自己。</w:t>
      </w:r>
    </w:p>
    <w:p w14:paraId="0CF8D1A2" w14:textId="77777777" w:rsidR="00274F8B" w:rsidRDefault="00F9769E">
      <w:pPr>
        <w:rPr>
          <w:rFonts w:cs="Calibri"/>
        </w:rPr>
      </w:pPr>
      <w:r>
        <w:rPr>
          <w:lang w:val="zh-Hans"/>
        </w:rPr>
        <w:t>CZCE</w:t>
      </w:r>
    </w:p>
    <w:p w14:paraId="408EF1D1" w14:textId="77777777" w:rsidR="00274F8B" w:rsidRDefault="00F9769E">
      <w:pPr>
        <w:rPr>
          <w:rFonts w:cs="Calibri"/>
        </w:rPr>
      </w:pPr>
      <w:r>
        <w:rPr>
          <w:lang w:val="zh-Hans"/>
        </w:rPr>
        <w:t>货币期权将自动行使，资金外期权将自动放弃。投资者可申请自己行使或放弃。</w:t>
      </w:r>
    </w:p>
    <w:p w14:paraId="46DFC115" w14:textId="77777777" w:rsidR="0016624B" w:rsidRPr="002F580D" w:rsidRDefault="0016624B" w:rsidP="0016624B">
      <w:pPr>
        <w:pStyle w:val="2"/>
        <w:numPr>
          <w:ilvl w:val="1"/>
          <w:numId w:val="2"/>
        </w:numPr>
        <w:rPr>
          <w:highlight w:val="yellow"/>
        </w:rPr>
      </w:pPr>
      <w:bookmarkStart w:id="1022" w:name="_Toc402797002"/>
      <w:bookmarkStart w:id="1023" w:name="_Toc17378"/>
      <w:bookmarkStart w:id="1024" w:name="_Toc402797001"/>
      <w:bookmarkStart w:id="1025" w:name="_Toc31427"/>
      <w:r w:rsidRPr="002F580D">
        <w:rPr>
          <w:highlight w:val="yellow"/>
          <w:lang w:val="zh-Hans"/>
        </w:rPr>
        <w:t>Ma</w:t>
      </w:r>
      <w:r w:rsidRPr="002F580D">
        <w:rPr>
          <w:highlight w:val="yellow"/>
          <w:lang w:val="zh-Hans"/>
        </w:rPr>
        <w:t>）</w:t>
      </w:r>
      <w:r w:rsidRPr="002F580D">
        <w:rPr>
          <w:highlight w:val="yellow"/>
          <w:lang w:val="zh-Hans"/>
        </w:rPr>
        <w:t xml:space="preserve"> </w:t>
      </w:r>
      <w:r w:rsidRPr="002F580D">
        <w:rPr>
          <w:highlight w:val="yellow"/>
          <w:lang w:val="zh-Hans"/>
        </w:rPr>
        <w:t>组合合同</w:t>
      </w:r>
    </w:p>
    <w:p w14:paraId="10FF1A86" w14:textId="77777777" w:rsidR="00BA350D" w:rsidRDefault="00547457" w:rsidP="00BA350D">
      <w:pPr>
        <w:rPr>
          <w:rFonts w:cs="Calibri"/>
        </w:rPr>
      </w:pPr>
      <w:del w:id="1026" w:author="陈学锋" w:date="2018-07-13T22:33:00Z">
        <w:r w:rsidDel="00856D6D">
          <w:rPr>
            <w:lang w:val="zh-Hans"/>
          </w:rPr>
          <w:delText xml:space="preserve">Summary of the rule of </w:delText>
        </w:r>
      </w:del>
      <w:ins w:id="1027" w:author="陈学锋" w:date="2018-07-13T22:33:00Z">
        <w:r w:rsidR="00856D6D">
          <w:rPr>
            <w:lang w:val="zh-Hans"/>
          </w:rPr>
          <w:t>组合</w:t>
        </w:r>
        <w:r w:rsidR="00856D6D">
          <w:rPr>
            <w:lang w:val="zh-Hans"/>
          </w:rPr>
          <w:t xml:space="preserve"> </w:t>
        </w:r>
      </w:ins>
      <w:r>
        <w:rPr>
          <w:lang w:val="zh-Hans"/>
        </w:rPr>
        <w:t>合同保证金规则：</w:t>
      </w:r>
    </w:p>
    <w:p w14:paraId="25A93CA1" w14:textId="77777777" w:rsidR="00547457" w:rsidRDefault="00547457" w:rsidP="00547457">
      <w:pPr>
        <w:pStyle w:val="a0"/>
        <w:spacing w:before="156"/>
        <w:ind w:firstLineChars="0" w:firstLine="0"/>
      </w:pPr>
      <w:r>
        <w:rPr>
          <w:lang w:val="zh-Hans"/>
        </w:rPr>
        <w:t xml:space="preserve">CFFEX </w:t>
      </w:r>
      <w:ins w:id="1028" w:author="陈学锋" w:date="2018-07-13T22:36:00Z">
        <w:r w:rsidR="00856D6D">
          <w:rPr>
            <w:lang w:val="zh-Hans"/>
          </w:rPr>
          <w:t xml:space="preserve">rule </w:t>
        </w:r>
      </w:ins>
      <w:r>
        <w:rPr>
          <w:lang w:val="zh-Hans"/>
        </w:rPr>
        <w:t>将实现</w:t>
      </w:r>
      <w:del w:id="1029" w:author="陈学锋" w:date="2018-07-13T22:35:00Z">
        <w:r w:rsidDel="00856D6D">
          <w:rPr>
            <w:lang w:val="zh-Hans"/>
          </w:rPr>
          <w:delText xml:space="preserve">business in </w:delText>
        </w:r>
      </w:del>
      <w:ins w:id="1030" w:author="陈学锋" w:date="2018-07-22T11:59:00Z">
        <w:r w:rsidR="00082946">
          <w:rPr>
            <w:lang w:val="zh-Hans"/>
          </w:rPr>
          <w:t>s</w:t>
        </w:r>
      </w:ins>
      <w:ins w:id="1031" w:author="陈学锋" w:date="2018-07-13T22:35:00Z">
        <w:r w:rsidR="00856D6D">
          <w:rPr>
            <w:lang w:val="zh-Hans"/>
          </w:rPr>
          <w:t>的组合</w:t>
        </w:r>
      </w:ins>
      <w:r w:rsidR="000B07AE">
        <w:rPr>
          <w:lang w:val="zh-Hans"/>
        </w:rPr>
        <w:t xml:space="preserve"> rule</w:t>
      </w:r>
      <w:r>
        <w:rPr>
          <w:lang w:val="zh-Hans"/>
        </w:rPr>
        <w:t>合约</w:t>
      </w:r>
      <w:ins w:id="1032" w:author="陈学锋" w:date="2018-07-13T22:35:00Z">
        <w:r w:rsidR="00856D6D">
          <w:rPr>
            <w:lang w:val="zh-Hans"/>
          </w:rPr>
          <w:t>的</w:t>
        </w:r>
      </w:ins>
      <w:ins w:id="1033" w:author="陈学锋" w:date="2018-07-13T22:36:00Z">
        <w:r w:rsidR="00856D6D">
          <w:rPr>
            <w:lang w:val="zh-Hans"/>
          </w:rPr>
          <w:t>保证金规则是</w:t>
        </w:r>
      </w:ins>
      <w:del w:id="1034" w:author="陈学锋" w:date="2018-07-13T22:36:00Z">
        <w:r w:rsidR="000B07AE" w:rsidDel="00856D6D">
          <w:rPr>
            <w:lang w:val="zh-Hans"/>
          </w:rPr>
          <w:delText xml:space="preserve">one </w:delText>
        </w:r>
      </w:del>
      <w:r w:rsidR="000B07AE">
        <w:rPr>
          <w:lang w:val="zh-Hans"/>
        </w:rPr>
        <w:t xml:space="preserve"> is </w:t>
      </w:r>
      <w:ins w:id="1035" w:author="陈学锋" w:date="2018-07-13T22:36:00Z">
        <w:r w:rsidR="00856D6D">
          <w:rPr>
            <w:lang w:val="zh-Hans"/>
          </w:rPr>
          <w:t>不同于</w:t>
        </w:r>
      </w:ins>
      <w:del w:id="1036" w:author="陈学锋" w:date="2018-07-13T22:36:00Z">
        <w:r w:rsidR="000B07AE" w:rsidDel="00856D6D">
          <w:rPr>
            <w:lang w:val="zh-Hans"/>
          </w:rPr>
          <w:delText xml:space="preserve">reduced </w:delText>
        </w:r>
      </w:del>
      <w:r w:rsidR="000B07AE">
        <w:rPr>
          <w:lang w:val="zh-Hans"/>
        </w:rPr>
        <w:t>大</w:t>
      </w:r>
      <w:ins w:id="1037" w:author="陈学锋" w:date="2018-07-13T22:36:00Z">
        <w:r w:rsidR="00856D6D">
          <w:rPr>
            <w:lang w:val="zh-Hans"/>
          </w:rPr>
          <w:t>reduc</w:t>
        </w:r>
      </w:ins>
      <w:r>
        <w:rPr>
          <w:lang w:val="zh-Hans"/>
        </w:rPr>
        <w:t>边</w:t>
      </w:r>
      <w:ins w:id="1038" w:author="陈学锋" w:date="2018-07-13T22:36:00Z">
        <w:r w:rsidR="00856D6D">
          <w:rPr>
            <w:lang w:val="zh-Hans"/>
          </w:rPr>
          <w:t>规则的一</w:t>
        </w:r>
      </w:ins>
      <w:del w:id="1039" w:author="陈学锋" w:date="2018-07-13T22:36:00Z">
        <w:r w:rsidR="000B07AE" w:rsidDel="00856D6D">
          <w:rPr>
            <w:lang w:val="zh-Hans"/>
          </w:rPr>
          <w:delText>s</w:delText>
        </w:r>
      </w:del>
      <w:r w:rsidR="000B07AE">
        <w:rPr>
          <w:lang w:val="zh-Hans"/>
        </w:rPr>
        <w:t>种</w:t>
      </w:r>
      <w:r w:rsidR="006D204D">
        <w:rPr>
          <w:lang w:val="zh-Hans"/>
        </w:rPr>
        <w:t>保证金减值规则。</w:t>
      </w:r>
      <w:r w:rsidR="000F2CA1">
        <w:rPr>
          <w:lang w:val="zh-Hans"/>
        </w:rPr>
        <w:t>交易所规定了期货与</w:t>
      </w:r>
      <w:r>
        <w:rPr>
          <w:lang w:val="zh-Hans"/>
        </w:rPr>
        <w:t>期货、期货与期权或期权与期货之间的匹配比率</w:t>
      </w:r>
      <w:r w:rsidR="000F2CA1">
        <w:rPr>
          <w:lang w:val="zh-Hans"/>
        </w:rPr>
        <w:t xml:space="preserve">futures&amp;futures, futures&amp;option, </w:t>
      </w:r>
      <w:ins w:id="1040" w:author="陈学锋" w:date="2018-07-13T22:39:00Z">
        <w:r w:rsidR="00856D6D">
          <w:rPr>
            <w:lang w:val="zh-Hans"/>
          </w:rPr>
          <w:t>（例如</w:t>
        </w:r>
      </w:ins>
      <w:del w:id="1041" w:author="陈学锋" w:date="2018-07-13T22:39:00Z">
        <w:r w:rsidR="00052910" w:rsidDel="00856D6D">
          <w:rPr>
            <w:lang w:val="zh-Hans"/>
          </w:rPr>
          <w:delText xml:space="preserve">and </w:delText>
        </w:r>
      </w:del>
      <w:r w:rsidR="000F2CA1">
        <w:rPr>
          <w:lang w:val="zh-Hans"/>
        </w:rPr>
        <w:t>1</w:t>
      </w:r>
      <w:r w:rsidR="000F2CA1">
        <w:rPr>
          <w:lang w:val="zh-Hans"/>
        </w:rPr>
        <w:t>：</w:t>
      </w:r>
      <w:r w:rsidR="000F2CA1">
        <w:rPr>
          <w:lang w:val="zh-Hans"/>
        </w:rPr>
        <w:t>3</w:t>
      </w:r>
      <w:r w:rsidR="000F2CA1">
        <w:rPr>
          <w:lang w:val="zh-Hans"/>
        </w:rPr>
        <w:t>）。</w:t>
      </w:r>
      <w:r w:rsidR="000F2CA1">
        <w:rPr>
          <w:lang w:val="zh-Hans"/>
        </w:rPr>
        <w:t xml:space="preserve">  </w:t>
      </w:r>
      <w:r w:rsidR="00AB4DF9">
        <w:rPr>
          <w:lang w:val="zh-Hans"/>
        </w:rPr>
        <w:t>. Investor</w:t>
      </w:r>
      <w:ins w:id="1042" w:author="陈学锋" w:date="2018-07-13T22:39:00Z">
        <w:r w:rsidR="00856D6D">
          <w:rPr>
            <w:lang w:val="zh-Hans"/>
          </w:rPr>
          <w:t>拥有</w:t>
        </w:r>
      </w:ins>
      <w:r w:rsidR="00AB4DF9">
        <w:rPr>
          <w:lang w:val="zh-Hans"/>
        </w:rPr>
        <w:t xml:space="preserve"> who </w:t>
      </w:r>
      <w:r w:rsidR="00AB4DF9">
        <w:rPr>
          <w:lang w:val="zh-Hans"/>
        </w:rPr>
        <w:t>组合的投资者</w:t>
      </w:r>
      <w:del w:id="1043" w:author="陈学锋" w:date="2018-07-13T22:39:00Z">
        <w:r w:rsidR="00AB4DF9" w:rsidDel="00856D6D">
          <w:rPr>
            <w:lang w:val="zh-Hans"/>
          </w:rPr>
          <w:delText>s</w:delText>
        </w:r>
      </w:del>
      <w:r w:rsidR="00AB4DF9">
        <w:rPr>
          <w:lang w:val="zh-Hans"/>
        </w:rPr>
        <w:t>可</w:t>
      </w:r>
      <w:del w:id="1044" w:author="陈学锋" w:date="2018-07-13T22:39:00Z">
        <w:r w:rsidR="00AB4DF9" w:rsidDel="00856D6D">
          <w:rPr>
            <w:lang w:val="zh-Hans"/>
          </w:rPr>
          <w:delText xml:space="preserve">contract </w:delText>
        </w:r>
      </w:del>
      <w:r w:rsidR="00AB4DF9">
        <w:rPr>
          <w:lang w:val="zh-Hans"/>
        </w:rPr>
        <w:t>向</w:t>
      </w:r>
      <w:r w:rsidR="00AB4DF9">
        <w:rPr>
          <w:lang w:val="zh-Hans"/>
        </w:rPr>
        <w:t>CFFEX</w:t>
      </w:r>
      <w:del w:id="1045" w:author="陈学锋" w:date="2018-07-13T22:39:00Z">
        <w:r w:rsidR="00AB4DF9" w:rsidDel="00856D6D">
          <w:rPr>
            <w:lang w:val="zh-Hans"/>
          </w:rPr>
          <w:delText xml:space="preserve">reduced </w:delText>
        </w:r>
      </w:del>
      <w:ins w:id="1046" w:author="陈学锋" w:date="2018-07-13T22:39:00Z">
        <w:r w:rsidR="00856D6D">
          <w:rPr>
            <w:lang w:val="zh-Hans"/>
          </w:rPr>
          <w:t>reduc</w:t>
        </w:r>
        <w:r w:rsidR="00856D6D">
          <w:rPr>
            <w:lang w:val="zh-Hans"/>
          </w:rPr>
          <w:t>申请</w:t>
        </w:r>
      </w:ins>
      <w:del w:id="1047" w:author="陈学锋" w:date="2018-07-13T22:39:00Z">
        <w:r w:rsidR="00AB4DF9" w:rsidDel="00856D6D">
          <w:rPr>
            <w:lang w:val="zh-Hans"/>
          </w:rPr>
          <w:delText xml:space="preserve">business </w:delText>
        </w:r>
      </w:del>
      <w:r w:rsidR="00AB4DF9">
        <w:rPr>
          <w:lang w:val="zh-Hans"/>
        </w:rPr>
        <w:t>保证金减息。申请通过后，两条单</w:t>
      </w:r>
      <w:ins w:id="1048" w:author="陈学锋" w:date="2018-07-13T22:40:00Z">
        <w:r w:rsidR="00856D6D">
          <w:rPr>
            <w:lang w:val="zh-Hans"/>
          </w:rPr>
          <w:t>s</w:t>
        </w:r>
      </w:ins>
      <w:r w:rsidR="00AB4DF9">
        <w:rPr>
          <w:lang w:val="zh-Hans"/>
        </w:rPr>
        <w:t>腿将绑定到组合合同</w:t>
      </w:r>
      <w:del w:id="1049" w:author="陈学锋" w:date="2018-07-13T22:40:00Z">
        <w:r w:rsidR="00AB4DF9" w:rsidDel="00856D6D">
          <w:rPr>
            <w:lang w:val="zh-Hans"/>
          </w:rPr>
          <w:delText>for the margin-reduced business</w:delText>
        </w:r>
      </w:del>
      <w:ins w:id="1050" w:author="陈学锋" w:date="2018-07-13T22:40:00Z">
        <w:r w:rsidR="00856D6D">
          <w:rPr>
            <w:lang w:val="zh-Hans"/>
          </w:rPr>
          <w:t>，这可以从</w:t>
        </w:r>
      </w:ins>
      <w:ins w:id="1051" w:author="陈学锋" w:date="2018-07-13T22:44:00Z">
        <w:r w:rsidR="00B05D78">
          <w:rPr>
            <w:lang w:val="zh-Hans"/>
          </w:rPr>
          <w:t xml:space="preserve">benefit from the </w:t>
        </w:r>
        <w:r w:rsidR="00B05D78">
          <w:rPr>
            <w:lang w:val="zh-Hans"/>
          </w:rPr>
          <w:t>杂志减少规则中受益</w:t>
        </w:r>
      </w:ins>
      <w:r w:rsidR="00AB4DF9">
        <w:rPr>
          <w:lang w:val="zh-Hans"/>
        </w:rPr>
        <w:t>。</w:t>
      </w:r>
      <w:del w:id="1052" w:author="陈学锋" w:date="2018-07-13T22:45:00Z">
        <w:r w:rsidR="00AB4DF9" w:rsidDel="00B05D78">
          <w:rPr>
            <w:lang w:val="zh-Hans"/>
          </w:rPr>
          <w:delText>Referring to</w:delText>
        </w:r>
      </w:del>
      <w:ins w:id="1053" w:author="陈学锋" w:date="2018-07-13T22:45:00Z">
        <w:r w:rsidR="00B05D78">
          <w:rPr>
            <w:lang w:val="zh-Hans"/>
          </w:rPr>
          <w:t>关闭</w:t>
        </w:r>
      </w:ins>
      <w:r w:rsidR="00AB4DF9">
        <w:rPr>
          <w:lang w:val="zh-Hans"/>
        </w:rPr>
        <w:t>组合合约时，应先在结束</w:t>
      </w:r>
      <w:del w:id="1054" w:author="陈学锋" w:date="2018-07-13T22:46:00Z">
        <w:r w:rsidR="00AB4DF9" w:rsidDel="00B05D78">
          <w:rPr>
            <w:lang w:val="zh-Hans"/>
          </w:rPr>
          <w:delText xml:space="preserve">break </w:delText>
        </w:r>
      </w:del>
      <w:ins w:id="1055" w:author="陈学锋" w:date="2018-07-13T22:46:00Z">
        <w:r w:rsidR="00B05D78">
          <w:rPr>
            <w:lang w:val="zh-Hans"/>
          </w:rPr>
          <w:t>之前</w:t>
        </w:r>
      </w:ins>
      <w:r w:rsidR="00AB4DF9">
        <w:rPr>
          <w:lang w:val="zh-Hans"/>
        </w:rPr>
        <w:t>分解组合。</w:t>
      </w:r>
    </w:p>
    <w:p w14:paraId="6887BDEF" w14:textId="77777777" w:rsidR="007F0ED3" w:rsidRDefault="007F0ED3" w:rsidP="00547457">
      <w:pPr>
        <w:pStyle w:val="a0"/>
        <w:spacing w:before="156"/>
        <w:ind w:firstLineChars="0" w:firstLine="0"/>
      </w:pPr>
      <w:r>
        <w:rPr>
          <w:lang w:val="zh-Hans"/>
        </w:rPr>
        <w:t xml:space="preserve"> is added to </w:t>
      </w:r>
      <w:del w:id="1056" w:author="陈学锋" w:date="2018-07-13T22:46:00Z">
        <w:r w:rsidDel="00B05D78">
          <w:rPr>
            <w:lang w:val="zh-Hans"/>
          </w:rPr>
          <w:delText xml:space="preserve"> business</w:delText>
        </w:r>
      </w:del>
      <w:ins w:id="1057" w:author="陈学锋" w:date="2018-07-22T12:00:00Z">
        <w:r w:rsidR="00082946">
          <w:rPr>
            <w:lang w:val="zh-Hans"/>
          </w:rPr>
          <w:t xml:space="preserve">the </w:t>
        </w:r>
      </w:ins>
      <w:r w:rsidR="002F580D">
        <w:rPr>
          <w:lang w:val="zh-Hans"/>
        </w:rPr>
        <w:t>具体</w:t>
      </w:r>
      <w:r>
        <w:rPr>
          <w:lang w:val="zh-Hans"/>
        </w:rPr>
        <w:t>到组合合同的保证金</w:t>
      </w:r>
      <w:r>
        <w:rPr>
          <w:lang w:val="zh-Hans"/>
        </w:rPr>
        <w:t xml:space="preserve">, </w:t>
      </w:r>
      <w:r>
        <w:rPr>
          <w:lang w:val="zh-Hans"/>
        </w:rPr>
        <w:t>，</w:t>
      </w:r>
      <w:r>
        <w:rPr>
          <w:lang w:val="zh-Hans"/>
        </w:rPr>
        <w:t>ReqCombActionInsert</w:t>
      </w:r>
      <w:r w:rsidR="002F580D">
        <w:rPr>
          <w:lang w:val="zh-Hans"/>
        </w:rPr>
        <w:t xml:space="preserve"> </w:t>
      </w:r>
      <w:r>
        <w:rPr>
          <w:lang w:val="zh-Hans"/>
        </w:rPr>
        <w:t>被添加到</w:t>
      </w:r>
      <w:r>
        <w:rPr>
          <w:lang w:val="zh-Hans"/>
        </w:rPr>
        <w:t xml:space="preserve"> API </w:t>
      </w:r>
      <w:r>
        <w:rPr>
          <w:lang w:val="zh-Hans"/>
        </w:rPr>
        <w:t>以支持</w:t>
      </w:r>
      <w:del w:id="1058" w:author="陈学锋" w:date="2018-07-13T22:46:00Z">
        <w:r w:rsidDel="00B05D78">
          <w:rPr>
            <w:lang w:val="zh-Hans"/>
          </w:rPr>
          <w:delText>business</w:delText>
        </w:r>
      </w:del>
      <w:ins w:id="1059" w:author="陈学锋" w:date="2018-07-13T22:46:00Z">
        <w:r w:rsidR="00B05D78">
          <w:rPr>
            <w:lang w:val="zh-Hans"/>
          </w:rPr>
          <w:t>规则</w:t>
        </w:r>
      </w:ins>
      <w:r>
        <w:rPr>
          <w:lang w:val="zh-Hans"/>
        </w:rPr>
        <w:t>，核心结构是</w:t>
      </w:r>
      <w:r w:rsidR="002F580D">
        <w:rPr>
          <w:lang w:val="zh-Hans"/>
        </w:rPr>
        <w:t xml:space="preserve"> </w:t>
      </w:r>
      <w:r>
        <w:rPr>
          <w:lang w:val="zh-Hans"/>
        </w:rPr>
        <w:t>CThostFtDInputCombActionField</w:t>
      </w:r>
      <w:r>
        <w:rPr>
          <w:lang w:val="zh-Hans"/>
        </w:rPr>
        <w:t>。</w:t>
      </w:r>
    </w:p>
    <w:p w14:paraId="3A8E64AC" w14:textId="77777777" w:rsidR="007F0ED3" w:rsidRDefault="007F0ED3" w:rsidP="00547457">
      <w:pPr>
        <w:pStyle w:val="a0"/>
        <w:spacing w:before="156"/>
        <w:ind w:firstLineChars="0" w:firstLine="0"/>
      </w:pPr>
      <w:r>
        <w:rPr>
          <w:lang w:val="zh-Hans"/>
        </w:rPr>
        <w:t>CTP</w:t>
      </w:r>
      <w:r w:rsidR="00451FE7">
        <w:rPr>
          <w:lang w:val="zh-Hans"/>
        </w:rPr>
        <w:t>大大简化了</w:t>
      </w:r>
      <w:r w:rsidR="00451FE7">
        <w:rPr>
          <w:lang w:val="zh-Hans"/>
        </w:rPr>
        <w:t>CFFEX</w:t>
      </w:r>
      <w:r w:rsidR="00451FE7">
        <w:rPr>
          <w:lang w:val="zh-Hans"/>
        </w:rPr>
        <w:t>组合</w:t>
      </w:r>
      <w:del w:id="1060" w:author="陈学锋" w:date="2018-07-13T22:47:00Z">
        <w:r w:rsidR="00451FE7" w:rsidDel="00B05D78">
          <w:rPr>
            <w:lang w:val="zh-Hans"/>
          </w:rPr>
          <w:delText>business flow</w:delText>
        </w:r>
      </w:del>
      <w:ins w:id="1061" w:author="陈学锋" w:date="2018-07-13T22:47:00Z">
        <w:r w:rsidR="00B05D78">
          <w:rPr>
            <w:lang w:val="zh-Hans"/>
          </w:rPr>
          <w:t>rules</w:t>
        </w:r>
      </w:ins>
      <w:r>
        <w:rPr>
          <w:lang w:val="zh-Hans"/>
        </w:rPr>
        <w:t>合同规则保证金的适用和中断</w:t>
      </w:r>
      <w:r w:rsidR="00451FE7">
        <w:rPr>
          <w:lang w:val="zh-Hans"/>
        </w:rPr>
        <w:t>流程，开发人员只需稍微更改代码</w:t>
      </w:r>
      <w:ins w:id="1062" w:author="陈学锋" w:date="2018-07-13T22:47:00Z">
        <w:r w:rsidR="00B05D78">
          <w:rPr>
            <w:lang w:val="zh-Hans"/>
          </w:rPr>
          <w:t xml:space="preserve">the code </w:t>
        </w:r>
      </w:ins>
      <w:r w:rsidR="00451FE7">
        <w:rPr>
          <w:lang w:val="zh-Hans"/>
        </w:rPr>
        <w:t>，实现</w:t>
      </w:r>
      <w:ins w:id="1063" w:author="陈学锋" w:date="2018-07-13T22:48:00Z">
        <w:r w:rsidR="00B05D78">
          <w:rPr>
            <w:lang w:val="zh-Hans"/>
          </w:rPr>
          <w:t xml:space="preserve">rules </w:t>
        </w:r>
      </w:ins>
      <w:r>
        <w:rPr>
          <w:lang w:val="zh-Hans"/>
        </w:rPr>
        <w:t>CFFEX</w:t>
      </w:r>
      <w:r w:rsidR="00451FE7">
        <w:rPr>
          <w:lang w:val="zh-Hans"/>
        </w:rPr>
        <w:t>中组合合同</w:t>
      </w:r>
      <w:ins w:id="1064" w:author="陈学锋" w:date="2018-07-13T22:48:00Z">
        <w:r w:rsidR="00B05D78">
          <w:rPr>
            <w:lang w:val="zh-Hans"/>
          </w:rPr>
          <w:t>的</w:t>
        </w:r>
      </w:ins>
      <w:del w:id="1065" w:author="陈学锋" w:date="2018-07-13T22:48:00Z">
        <w:r w:rsidR="00451FE7" w:rsidDel="00B05D78">
          <w:rPr>
            <w:lang w:val="zh-Hans"/>
          </w:rPr>
          <w:delText xml:space="preserve"> business</w:delText>
        </w:r>
      </w:del>
      <w:r w:rsidR="00451FE7">
        <w:rPr>
          <w:lang w:val="zh-Hans"/>
        </w:rPr>
        <w:t>保证金规则。</w:t>
      </w:r>
    </w:p>
    <w:p w14:paraId="03B8F514" w14:textId="77777777" w:rsidR="00451FE7" w:rsidRDefault="00451FE7" w:rsidP="00547457">
      <w:pPr>
        <w:pStyle w:val="a0"/>
        <w:spacing w:before="156"/>
        <w:ind w:firstLineChars="0" w:firstLine="0"/>
      </w:pPr>
    </w:p>
    <w:p w14:paraId="699EA487" w14:textId="77777777" w:rsidR="00451FE7" w:rsidRDefault="00451FE7" w:rsidP="00547457">
      <w:pPr>
        <w:pStyle w:val="a0"/>
        <w:spacing w:before="156"/>
        <w:ind w:firstLineChars="0" w:firstLine="0"/>
      </w:pPr>
    </w:p>
    <w:p w14:paraId="061ACBF4" w14:textId="77777777" w:rsidR="00451FE7" w:rsidRDefault="00451FE7" w:rsidP="00547457">
      <w:pPr>
        <w:pStyle w:val="a0"/>
        <w:spacing w:before="156"/>
        <w:ind w:firstLineChars="0" w:firstLine="0"/>
      </w:pPr>
    </w:p>
    <w:p w14:paraId="4D0EFB40" w14:textId="77777777" w:rsidR="00451FE7" w:rsidRDefault="00451FE7" w:rsidP="00547457">
      <w:pPr>
        <w:pStyle w:val="a0"/>
        <w:spacing w:before="156"/>
        <w:ind w:firstLineChars="0" w:firstLine="0"/>
      </w:pPr>
    </w:p>
    <w:p w14:paraId="52C99526" w14:textId="77777777" w:rsidR="00451FE7" w:rsidRDefault="00451FE7" w:rsidP="00547457">
      <w:pPr>
        <w:pStyle w:val="a0"/>
        <w:spacing w:before="156"/>
        <w:ind w:firstLineChars="0" w:firstLine="0"/>
      </w:pPr>
      <w:r>
        <w:rPr>
          <w:lang w:val="zh-Hans"/>
        </w:rPr>
        <w:t>一个</w:t>
      </w:r>
      <w:r>
        <w:rPr>
          <w:lang w:val="zh-Hans"/>
        </w:rPr>
        <w:t xml:space="preserve"> pply / </w:t>
      </w:r>
      <w:r>
        <w:rPr>
          <w:lang w:val="zh-Hans"/>
        </w:rPr>
        <w:t>休息：</w:t>
      </w:r>
    </w:p>
    <w:p w14:paraId="1A6BB6E9" w14:textId="77777777" w:rsidR="00451FE7" w:rsidRDefault="00451FE7" w:rsidP="00547457">
      <w:pPr>
        <w:pStyle w:val="a0"/>
        <w:spacing w:before="156"/>
        <w:ind w:firstLineChars="0" w:firstLine="0"/>
      </w:pPr>
      <w:r>
        <w:rPr>
          <w:lang w:val="zh-Hans"/>
        </w:rPr>
        <w:t>Cthostftdinputcombactionfield</w:t>
      </w:r>
    </w:p>
    <w:p w14:paraId="3154D5E6" w14:textId="77777777" w:rsidR="00451FE7" w:rsidRDefault="00451FE7" w:rsidP="00547457">
      <w:pPr>
        <w:pStyle w:val="a0"/>
        <w:spacing w:before="156"/>
        <w:ind w:firstLineChars="0" w:firstLine="0"/>
      </w:pPr>
      <w:r>
        <w:rPr>
          <w:lang w:val="zh-Hans"/>
        </w:rPr>
        <w:t>{</w:t>
      </w:r>
    </w:p>
    <w:p w14:paraId="1E9E9673" w14:textId="77777777" w:rsidR="00451FE7" w:rsidRDefault="001242C5" w:rsidP="001242C5">
      <w:pPr>
        <w:pStyle w:val="a0"/>
        <w:spacing w:before="156"/>
        <w:ind w:firstLineChars="0" w:firstLine="480"/>
      </w:pPr>
      <w:r>
        <w:rPr>
          <w:lang w:val="zh-Hans"/>
        </w:rPr>
        <w:t>经纪人</w:t>
      </w:r>
    </w:p>
    <w:p w14:paraId="44FE6E9A" w14:textId="77777777" w:rsidR="001242C5" w:rsidRDefault="001242C5" w:rsidP="001242C5">
      <w:pPr>
        <w:pStyle w:val="a0"/>
        <w:spacing w:before="156"/>
        <w:ind w:firstLineChars="0" w:firstLine="480"/>
      </w:pPr>
      <w:r>
        <w:rPr>
          <w:lang w:val="zh-Hans"/>
        </w:rPr>
        <w:t xml:space="preserve">TThostFtdcBrokerIDType    </w:t>
      </w:r>
      <w:r>
        <w:rPr>
          <w:lang w:val="zh-Hans"/>
        </w:rPr>
        <w:t>经纪商</w:t>
      </w:r>
      <w:r>
        <w:rPr>
          <w:lang w:val="zh-Hans"/>
        </w:rPr>
        <w:t xml:space="preserve"> ID;</w:t>
      </w:r>
    </w:p>
    <w:p w14:paraId="6FE5E5F4" w14:textId="77777777" w:rsidR="001242C5" w:rsidRDefault="001242C5" w:rsidP="001242C5">
      <w:pPr>
        <w:pStyle w:val="a0"/>
        <w:spacing w:before="156"/>
        <w:ind w:firstLineChars="0" w:firstLine="480"/>
      </w:pPr>
      <w:r>
        <w:rPr>
          <w:lang w:val="zh-Hans"/>
        </w:rPr>
        <w:t>投资者</w:t>
      </w:r>
      <w:r>
        <w:rPr>
          <w:lang w:val="zh-Hans"/>
        </w:rPr>
        <w:t xml:space="preserve"> ID</w:t>
      </w:r>
    </w:p>
    <w:p w14:paraId="61B3C3F0" w14:textId="77777777" w:rsidR="001242C5" w:rsidRDefault="001242C5" w:rsidP="001242C5">
      <w:pPr>
        <w:pStyle w:val="a0"/>
        <w:spacing w:before="156"/>
        <w:ind w:firstLineChars="0" w:firstLine="480"/>
      </w:pPr>
      <w:r>
        <w:rPr>
          <w:lang w:val="zh-Hans"/>
        </w:rPr>
        <w:t xml:space="preserve">TThostFtdc </w:t>
      </w:r>
      <w:r>
        <w:rPr>
          <w:lang w:val="zh-Hans"/>
        </w:rPr>
        <w:t>投资者</w:t>
      </w:r>
      <w:r>
        <w:rPr>
          <w:lang w:val="zh-Hans"/>
        </w:rPr>
        <w:t xml:space="preserve">   </w:t>
      </w:r>
      <w:r>
        <w:rPr>
          <w:lang w:val="zh-Hans"/>
        </w:rPr>
        <w:t>类型投资者</w:t>
      </w:r>
      <w:r>
        <w:rPr>
          <w:lang w:val="zh-Hans"/>
        </w:rPr>
        <w:t xml:space="preserve"> IDIDD;</w:t>
      </w:r>
    </w:p>
    <w:p w14:paraId="4870C998" w14:textId="77777777" w:rsidR="001242C5" w:rsidRDefault="001242C5" w:rsidP="001242C5">
      <w:pPr>
        <w:pStyle w:val="a0"/>
        <w:spacing w:before="156"/>
        <w:ind w:firstLineChars="0" w:firstLine="480"/>
      </w:pPr>
      <w:r>
        <w:rPr>
          <w:lang w:val="zh-Hans"/>
        </w:rPr>
        <w:lastRenderedPageBreak/>
        <w:t>仪器</w:t>
      </w:r>
      <w:r>
        <w:rPr>
          <w:lang w:val="zh-Hans"/>
        </w:rPr>
        <w:t xml:space="preserve"> ID</w:t>
      </w:r>
    </w:p>
    <w:p w14:paraId="29F2AC47" w14:textId="77777777" w:rsidR="00136614" w:rsidRPr="00136614" w:rsidRDefault="00136614" w:rsidP="00136614">
      <w:pPr>
        <w:pStyle w:val="a0"/>
        <w:spacing w:before="156"/>
        <w:ind w:leftChars="220" w:left="604" w:hangingChars="50" w:hanging="120"/>
        <w:rPr>
          <w:color w:val="FF0000"/>
        </w:rPr>
      </w:pPr>
      <w:bookmarkStart w:id="1066" w:name="OLE_LINK179"/>
      <w:bookmarkStart w:id="1067" w:name="OLE_LINK180"/>
      <w:r w:rsidRPr="00136614">
        <w:rPr>
          <w:color w:val="FF0000"/>
          <w:lang w:val="zh-Hans"/>
        </w:rPr>
        <w:t>开发人员需要获得像</w:t>
      </w:r>
      <w:r w:rsidRPr="00136614">
        <w:rPr>
          <w:color w:val="FF0000"/>
          <w:lang w:val="zh-Hans"/>
        </w:rPr>
        <w:t xml:space="preserve"> a&amp;b </w:t>
      </w:r>
      <w:r w:rsidRPr="00136614">
        <w:rPr>
          <w:color w:val="FF0000"/>
          <w:lang w:val="zh-Hans"/>
        </w:rPr>
        <w:t>这样的组合合同，然后通过</w:t>
      </w:r>
      <w:r w:rsidRPr="00136614">
        <w:rPr>
          <w:color w:val="FF0000"/>
          <w:lang w:val="zh-Hans"/>
        </w:rPr>
        <w:t xml:space="preserve"> </w:t>
      </w:r>
      <w:ins w:id="1068" w:author="陈学锋" w:date="2018-07-22T12:02:00Z">
        <w:r w:rsidR="00082946">
          <w:rPr>
            <w:color w:val="FF0000"/>
            <w:lang w:val="zh-Hans"/>
          </w:rPr>
          <w:t>查询合同</w:t>
        </w:r>
        <w:r w:rsidR="00082946">
          <w:rPr>
            <w:color w:val="FF0000"/>
            <w:lang w:val="zh-Hans"/>
          </w:rPr>
          <w:t xml:space="preserve"> </w:t>
        </w:r>
      </w:ins>
      <w:r w:rsidRPr="00136614">
        <w:rPr>
          <w:color w:val="FF0000"/>
          <w:lang w:val="zh-Hans"/>
        </w:rPr>
        <w:t>（</w:t>
      </w:r>
      <w:r w:rsidRPr="00136614">
        <w:rPr>
          <w:color w:val="FF0000"/>
          <w:lang w:val="zh-Hans"/>
        </w:rPr>
        <w:t>ReqQryInstrument</w:t>
      </w:r>
      <w:r w:rsidRPr="00136614">
        <w:rPr>
          <w:color w:val="FF0000"/>
          <w:lang w:val="zh-Hans"/>
        </w:rPr>
        <w:t>）来填写此字段。</w:t>
      </w:r>
    </w:p>
    <w:bookmarkEnd w:id="1066"/>
    <w:bookmarkEnd w:id="1067"/>
    <w:p w14:paraId="5DC7F463" w14:textId="77777777" w:rsidR="001242C5" w:rsidRDefault="00136614" w:rsidP="00136614">
      <w:pPr>
        <w:pStyle w:val="a0"/>
        <w:spacing w:before="156"/>
        <w:ind w:leftChars="220" w:left="604" w:hangingChars="50" w:hanging="120"/>
      </w:pPr>
      <w:r>
        <w:rPr>
          <w:lang w:val="zh-Hans"/>
        </w:rPr>
        <w:t xml:space="preserve">TThostFtdc </w:t>
      </w:r>
      <w:r>
        <w:rPr>
          <w:lang w:val="zh-Hans"/>
        </w:rPr>
        <w:t>仪器</w:t>
      </w:r>
      <w:r>
        <w:rPr>
          <w:lang w:val="zh-Hans"/>
        </w:rPr>
        <w:t xml:space="preserve">    ID;</w:t>
      </w:r>
    </w:p>
    <w:p w14:paraId="5AF75693" w14:textId="77777777" w:rsidR="00136614" w:rsidRDefault="00136614" w:rsidP="00136614">
      <w:pPr>
        <w:pStyle w:val="a0"/>
        <w:spacing w:before="156"/>
        <w:ind w:leftChars="220" w:left="604" w:hangingChars="50" w:hanging="120"/>
      </w:pPr>
      <w:r>
        <w:rPr>
          <w:lang w:val="zh-Hans"/>
        </w:rPr>
        <w:t>组合引用</w:t>
      </w:r>
    </w:p>
    <w:p w14:paraId="5DC132B9" w14:textId="77777777" w:rsidR="00136614" w:rsidRDefault="00136614" w:rsidP="00136614">
      <w:pPr>
        <w:pStyle w:val="a0"/>
        <w:spacing w:before="156"/>
        <w:ind w:leftChars="220" w:left="604" w:hangingChars="50" w:hanging="120"/>
      </w:pPr>
      <w:r>
        <w:rPr>
          <w:lang w:val="zh-Hans"/>
        </w:rPr>
        <w:t>TThostFtdcOrderReftype    CombActionRef;</w:t>
      </w:r>
    </w:p>
    <w:p w14:paraId="57C3BD92" w14:textId="77777777" w:rsidR="00136614" w:rsidRDefault="00136614" w:rsidP="00136614">
      <w:pPr>
        <w:pStyle w:val="a0"/>
        <w:spacing w:before="156"/>
        <w:ind w:leftChars="220" w:left="604" w:hangingChars="50" w:hanging="120"/>
      </w:pPr>
      <w:r>
        <w:rPr>
          <w:lang w:val="zh-Hans"/>
        </w:rPr>
        <w:t>用户</w:t>
      </w:r>
      <w:r>
        <w:rPr>
          <w:lang w:val="zh-Hans"/>
        </w:rPr>
        <w:t xml:space="preserve"> ID</w:t>
      </w:r>
    </w:p>
    <w:p w14:paraId="0B4C6621" w14:textId="77777777" w:rsidR="00136614" w:rsidRDefault="00136614" w:rsidP="00136614">
      <w:pPr>
        <w:pStyle w:val="a0"/>
        <w:spacing w:before="156"/>
        <w:ind w:leftChars="220" w:left="604" w:hangingChars="50" w:hanging="120"/>
      </w:pPr>
      <w:r>
        <w:rPr>
          <w:lang w:val="zh-Hans"/>
        </w:rPr>
        <w:t>TThostFtdcUserIDDid ;</w:t>
      </w:r>
    </w:p>
    <w:p w14:paraId="0CF6BC89" w14:textId="77777777" w:rsidR="00136614" w:rsidRDefault="00136614" w:rsidP="00136614">
      <w:pPr>
        <w:pStyle w:val="a0"/>
        <w:spacing w:before="156"/>
        <w:ind w:leftChars="220" w:left="604" w:hangingChars="50" w:hanging="120"/>
      </w:pPr>
      <w:r>
        <w:rPr>
          <w:lang w:val="zh-Hans"/>
        </w:rPr>
        <w:t>方向</w:t>
      </w:r>
    </w:p>
    <w:p w14:paraId="70AB7E40" w14:textId="77777777" w:rsidR="00136614" w:rsidRPr="00136614" w:rsidRDefault="00136614" w:rsidP="00136614">
      <w:pPr>
        <w:pStyle w:val="a0"/>
        <w:spacing w:before="156"/>
        <w:ind w:leftChars="220" w:left="604" w:hangingChars="50" w:hanging="120"/>
        <w:rPr>
          <w:color w:val="FF0000"/>
        </w:rPr>
      </w:pPr>
      <w:bookmarkStart w:id="1069" w:name="OLE_LINK181"/>
      <w:bookmarkStart w:id="1070" w:name="OLE_LINK182"/>
      <w:r>
        <w:rPr>
          <w:color w:val="FF0000"/>
          <w:lang w:val="zh-Hans"/>
        </w:rPr>
        <w:t>开发人员</w:t>
      </w:r>
      <w:bookmarkEnd w:id="1069"/>
      <w:bookmarkEnd w:id="1070"/>
      <w:r>
        <w:rPr>
          <w:color w:val="FF0000"/>
          <w:lang w:val="zh-Hans"/>
        </w:rPr>
        <w:t>需要</w:t>
      </w:r>
      <w:bookmarkStart w:id="1071" w:name="OLE_LINK183"/>
      <w:bookmarkStart w:id="1072" w:name="OLE_LINK184"/>
      <w:r w:rsidR="00AD2847">
        <w:rPr>
          <w:color w:val="FF0000"/>
          <w:lang w:val="zh-Hans"/>
        </w:rPr>
        <w:t>填写此字段，在</w:t>
      </w:r>
      <w:bookmarkEnd w:id="1071"/>
      <w:bookmarkEnd w:id="1072"/>
      <w:r w:rsidR="00AD2847">
        <w:rPr>
          <w:color w:val="FF0000"/>
          <w:lang w:val="zh-Hans"/>
        </w:rPr>
        <w:t xml:space="preserve">first leg in a&amp;b </w:t>
      </w:r>
      <w:r w:rsidR="00AD2847">
        <w:rPr>
          <w:color w:val="FF0000"/>
          <w:lang w:val="zh-Hans"/>
        </w:rPr>
        <w:t>中</w:t>
      </w:r>
      <w:r>
        <w:rPr>
          <w:lang w:val="zh-Hans"/>
        </w:rPr>
        <w:t>的第</w:t>
      </w:r>
      <w:del w:id="1073" w:author="陈学锋" w:date="2018-07-13T22:49:00Z">
        <w:r w:rsidR="00AD2847" w:rsidDel="00B05D78">
          <w:rPr>
            <w:color w:val="FF0000"/>
            <w:lang w:val="zh-Hans"/>
          </w:rPr>
          <w:delText xml:space="preserve">liked </w:delText>
        </w:r>
      </w:del>
      <w:ins w:id="1074" w:author="陈学锋" w:date="2018-07-13T22:49:00Z">
        <w:r w:rsidR="00B05D78">
          <w:rPr>
            <w:color w:val="FF0000"/>
            <w:lang w:val="zh-Hans"/>
          </w:rPr>
          <w:t>一段</w:t>
        </w:r>
      </w:ins>
      <w:r w:rsidR="00AD2847">
        <w:rPr>
          <w:color w:val="FF0000"/>
          <w:lang w:val="zh-Hans"/>
        </w:rPr>
        <w:t>（</w:t>
      </w:r>
      <w:r w:rsidR="00AD2847">
        <w:rPr>
          <w:color w:val="FF0000"/>
          <w:lang w:val="zh-Hans"/>
        </w:rPr>
        <w:t>contract(</w:t>
      </w:r>
      <w:r>
        <w:rPr>
          <w:lang w:val="zh-Hans"/>
        </w:rPr>
        <w:t>如组合合同（</w:t>
      </w:r>
      <w:r w:rsidR="00AD2847">
        <w:rPr>
          <w:color w:val="FF0000"/>
          <w:lang w:val="zh-Hans"/>
        </w:rPr>
        <w:t>即合同</w:t>
      </w:r>
      <w:r w:rsidR="00AD2847">
        <w:rPr>
          <w:color w:val="FF0000"/>
          <w:lang w:val="zh-Hans"/>
        </w:rPr>
        <w:t xml:space="preserve"> a</w:t>
      </w:r>
      <w:r w:rsidR="00AD2847">
        <w:rPr>
          <w:color w:val="FF0000"/>
          <w:lang w:val="zh-Hans"/>
        </w:rPr>
        <w:t>）。</w:t>
      </w:r>
    </w:p>
    <w:p w14:paraId="7E175D13" w14:textId="77777777" w:rsidR="00136614" w:rsidRDefault="00AD2847" w:rsidP="00136614">
      <w:pPr>
        <w:pStyle w:val="a0"/>
        <w:spacing w:before="156"/>
        <w:ind w:leftChars="220" w:left="604" w:hangingChars="50" w:hanging="120"/>
      </w:pPr>
      <w:bookmarkStart w:id="1075" w:name="OLE_LINK185"/>
      <w:bookmarkStart w:id="1076" w:name="OLE_LINK186"/>
      <w:r>
        <w:rPr>
          <w:lang w:val="zh-Hans"/>
        </w:rPr>
        <w:t xml:space="preserve">TThostFtdc </w:t>
      </w:r>
      <w:r>
        <w:rPr>
          <w:lang w:val="zh-Hans"/>
        </w:rPr>
        <w:t>方向</w:t>
      </w:r>
      <w:bookmarkEnd w:id="1075"/>
      <w:bookmarkEnd w:id="1076"/>
      <w:r>
        <w:rPr>
          <w:lang w:val="zh-Hans"/>
        </w:rPr>
        <w:t xml:space="preserve">    </w:t>
      </w:r>
      <w:r>
        <w:rPr>
          <w:lang w:val="zh-Hans"/>
        </w:rPr>
        <w:t>方向</w:t>
      </w:r>
      <w:r>
        <w:rPr>
          <w:lang w:val="zh-Hans"/>
        </w:rPr>
        <w:t>;</w:t>
      </w:r>
    </w:p>
    <w:p w14:paraId="615A9D9B" w14:textId="77777777" w:rsidR="00AD2847" w:rsidRDefault="00AD2847" w:rsidP="00136614">
      <w:pPr>
        <w:pStyle w:val="a0"/>
        <w:spacing w:before="156"/>
        <w:ind w:leftChars="220" w:left="604" w:hangingChars="50" w:hanging="120"/>
      </w:pPr>
      <w:r>
        <w:rPr>
          <w:lang w:val="zh-Hans"/>
        </w:rPr>
        <w:t>体积</w:t>
      </w:r>
    </w:p>
    <w:p w14:paraId="6C5D3F50" w14:textId="77777777" w:rsidR="00AD2847" w:rsidRDefault="00AD2847" w:rsidP="00AD2847">
      <w:pPr>
        <w:pStyle w:val="a0"/>
        <w:spacing w:before="156"/>
        <w:ind w:firstLineChars="200" w:firstLine="480"/>
        <w:rPr>
          <w:color w:val="FF0000"/>
        </w:rPr>
      </w:pPr>
      <w:r>
        <w:rPr>
          <w:color w:val="FF0000"/>
          <w:lang w:val="zh-Hans"/>
        </w:rPr>
        <w:t>开发人员</w:t>
      </w:r>
      <w:r w:rsidR="00FB336D">
        <w:rPr>
          <w:color w:val="FF0000"/>
          <w:lang w:val="zh-Hans"/>
        </w:rPr>
        <w:t xml:space="preserve"> </w:t>
      </w:r>
      <w:r w:rsidR="00FB336D">
        <w:rPr>
          <w:color w:val="FF0000"/>
          <w:lang w:val="zh-Hans"/>
        </w:rPr>
        <w:t>需要填写此字段，该字段应用</w:t>
      </w:r>
      <w:r w:rsidR="00FB336D">
        <w:rPr>
          <w:color w:val="FF0000"/>
          <w:lang w:val="zh-Hans"/>
        </w:rPr>
        <w:t xml:space="preserve"> </w:t>
      </w:r>
      <w:del w:id="1077" w:author="陈学锋" w:date="2018-07-13T22:49:00Z">
        <w:r w:rsidR="00FB336D" w:rsidDel="00B05D78">
          <w:rPr>
            <w:color w:val="FF0000"/>
            <w:lang w:val="zh-Hans"/>
          </w:rPr>
          <w:delText xml:space="preserve">applying </w:delText>
        </w:r>
      </w:del>
      <w:r w:rsidR="00FB336D">
        <w:rPr>
          <w:color w:val="FF0000"/>
          <w:lang w:val="zh-Hans"/>
        </w:rPr>
        <w:t>了</w:t>
      </w:r>
      <w:ins w:id="1078" w:author="陈学锋" w:date="2018-07-13T22:49:00Z">
        <w:r w:rsidR="00B05D78">
          <w:rPr>
            <w:color w:val="FF0000"/>
            <w:lang w:val="zh-Hans"/>
          </w:rPr>
          <w:t xml:space="preserve"> </w:t>
        </w:r>
        <w:r w:rsidR="00B05D78">
          <w:rPr>
            <w:color w:val="FF0000"/>
            <w:lang w:val="zh-Hans"/>
          </w:rPr>
          <w:t>卷</w:t>
        </w:r>
      </w:ins>
      <w:r w:rsidR="00FB336D">
        <w:rPr>
          <w:color w:val="FF0000"/>
          <w:lang w:val="zh-Hans"/>
        </w:rPr>
        <w:t>。</w:t>
      </w:r>
    </w:p>
    <w:p w14:paraId="5052D181" w14:textId="77777777" w:rsidR="00FB336D" w:rsidRDefault="00FB336D" w:rsidP="00AD2847">
      <w:pPr>
        <w:pStyle w:val="a0"/>
        <w:spacing w:before="156"/>
        <w:ind w:firstLineChars="200" w:firstLine="480"/>
        <w:rPr>
          <w:color w:val="FF0000"/>
        </w:rPr>
      </w:pPr>
      <w:r>
        <w:rPr>
          <w:color w:val="FF0000"/>
          <w:lang w:val="zh-Hans"/>
        </w:rPr>
        <w:t>例如，对于比率</w:t>
      </w:r>
      <w:r>
        <w:rPr>
          <w:color w:val="FF0000"/>
          <w:lang w:val="zh-Hans"/>
        </w:rPr>
        <w:t>a&amp;b</w:t>
      </w:r>
      <w:r>
        <w:rPr>
          <w:lang w:val="zh-Hans"/>
        </w:rPr>
        <w:t xml:space="preserve"> </w:t>
      </w:r>
      <w:r>
        <w:rPr>
          <w:color w:val="FF0000"/>
          <w:lang w:val="zh-Hans"/>
        </w:rPr>
        <w:t xml:space="preserve"> 1</w:t>
      </w:r>
      <w:r>
        <w:rPr>
          <w:color w:val="FF0000"/>
          <w:lang w:val="zh-Hans"/>
        </w:rPr>
        <w:t>：</w:t>
      </w:r>
      <w:r>
        <w:rPr>
          <w:color w:val="FF0000"/>
          <w:lang w:val="zh-Hans"/>
        </w:rPr>
        <w:t>3</w:t>
      </w:r>
      <w:r>
        <w:rPr>
          <w:color w:val="FF0000"/>
          <w:lang w:val="zh-Hans"/>
        </w:rPr>
        <w:t>，</w:t>
      </w:r>
      <w:r>
        <w:rPr>
          <w:color w:val="FF0000"/>
          <w:lang w:val="zh-Hans"/>
        </w:rPr>
        <w:t xml:space="preserve">a </w:t>
      </w:r>
      <w:r>
        <w:rPr>
          <w:lang w:val="zh-Hans"/>
        </w:rPr>
        <w:t xml:space="preserve"> </w:t>
      </w:r>
      <w:ins w:id="1079" w:author="陈学锋" w:date="2018-07-13T22:50:00Z">
        <w:r w:rsidR="00B05D78">
          <w:rPr>
            <w:color w:val="FF0000"/>
            <w:lang w:val="zh-Hans"/>
          </w:rPr>
          <w:t xml:space="preserve"> </w:t>
        </w:r>
      </w:ins>
      <w:r>
        <w:rPr>
          <w:color w:val="FF0000"/>
          <w:lang w:val="zh-Hans"/>
        </w:rPr>
        <w:t>的位置为</w:t>
      </w:r>
      <w:ins w:id="1080" w:author="陈学锋" w:date="2018-07-13T22:50:00Z">
        <w:r w:rsidR="00B05D78">
          <w:rPr>
            <w:color w:val="FF0000"/>
            <w:lang w:val="zh-Hans"/>
          </w:rPr>
          <w:t xml:space="preserve">is </w:t>
        </w:r>
      </w:ins>
      <w:r>
        <w:rPr>
          <w:lang w:val="zh-Hans"/>
        </w:rPr>
        <w:t xml:space="preserve"> </w:t>
      </w:r>
      <w:r>
        <w:rPr>
          <w:color w:val="FF0000"/>
          <w:lang w:val="zh-Hans"/>
        </w:rPr>
        <w:t xml:space="preserve">2 &amp; b </w:t>
      </w:r>
      <w:ins w:id="1081" w:author="陈学锋" w:date="2018-07-13T22:50:00Z">
        <w:r w:rsidR="00B05D78">
          <w:rPr>
            <w:color w:val="FF0000"/>
            <w:lang w:val="zh-Hans"/>
          </w:rPr>
          <w:t>为</w:t>
        </w:r>
      </w:ins>
      <w:r>
        <w:rPr>
          <w:lang w:val="zh-Hans"/>
        </w:rPr>
        <w:t xml:space="preserve"> </w:t>
      </w:r>
      <w:r>
        <w:rPr>
          <w:color w:val="FF0000"/>
          <w:lang w:val="zh-Hans"/>
        </w:rPr>
        <w:t>6</w:t>
      </w:r>
      <w:r>
        <w:rPr>
          <w:color w:val="FF0000"/>
          <w:lang w:val="zh-Hans"/>
        </w:rPr>
        <w:t>，</w:t>
      </w:r>
      <w:r w:rsidR="009667B6">
        <w:rPr>
          <w:color w:val="FF0000"/>
          <w:lang w:val="zh-Hans"/>
        </w:rPr>
        <w:t>填充的体积为</w:t>
      </w:r>
      <w:r w:rsidR="009667B6">
        <w:rPr>
          <w:color w:val="FF0000"/>
          <w:lang w:val="zh-Hans"/>
        </w:rPr>
        <w:t xml:space="preserve"> 2</w:t>
      </w:r>
      <w:r w:rsidR="009667B6">
        <w:rPr>
          <w:color w:val="FF0000"/>
          <w:lang w:val="zh-Hans"/>
        </w:rPr>
        <w:t>。</w:t>
      </w:r>
    </w:p>
    <w:p w14:paraId="143C1C01" w14:textId="77777777" w:rsidR="009667B6" w:rsidRDefault="009667B6" w:rsidP="00AD2847">
      <w:pPr>
        <w:pStyle w:val="a0"/>
        <w:spacing w:before="156"/>
        <w:ind w:firstLineChars="200" w:firstLine="480"/>
      </w:pPr>
      <w:r>
        <w:rPr>
          <w:lang w:val="zh-Hans"/>
        </w:rPr>
        <w:t>TThostFtdc</w:t>
      </w:r>
      <w:r>
        <w:rPr>
          <w:lang w:val="zh-Hans"/>
        </w:rPr>
        <w:t>卷</w:t>
      </w:r>
      <w:r>
        <w:rPr>
          <w:lang w:val="zh-Hans"/>
        </w:rPr>
        <w:t xml:space="preserve">    </w:t>
      </w:r>
      <w:r>
        <w:rPr>
          <w:lang w:val="zh-Hans"/>
        </w:rPr>
        <w:t>卷</w:t>
      </w:r>
      <w:r>
        <w:rPr>
          <w:lang w:val="zh-Hans"/>
        </w:rPr>
        <w:t>;</w:t>
      </w:r>
    </w:p>
    <w:p w14:paraId="610B198B" w14:textId="77777777" w:rsidR="009667B6" w:rsidRDefault="00540AF4" w:rsidP="00AD2847">
      <w:pPr>
        <w:pStyle w:val="a0"/>
        <w:spacing w:before="156"/>
        <w:ind w:firstLineChars="200" w:firstLine="480"/>
      </w:pPr>
      <w:r>
        <w:rPr>
          <w:lang w:val="zh-Hans"/>
        </w:rPr>
        <w:t>合并合同方向</w:t>
      </w:r>
    </w:p>
    <w:p w14:paraId="01DFD8C5" w14:textId="77777777" w:rsidR="00540AF4" w:rsidRDefault="00F81B46" w:rsidP="00AD2847">
      <w:pPr>
        <w:pStyle w:val="a0"/>
        <w:spacing w:before="156"/>
        <w:ind w:firstLineChars="200" w:firstLine="480"/>
        <w:rPr>
          <w:color w:val="FF0000"/>
        </w:rPr>
      </w:pPr>
      <w:r>
        <w:rPr>
          <w:color w:val="FF0000"/>
          <w:lang w:val="zh-Hans"/>
        </w:rPr>
        <w:t>填写</w:t>
      </w:r>
      <w:r>
        <w:rPr>
          <w:color w:val="FF0000"/>
          <w:lang w:val="zh-Hans"/>
        </w:rPr>
        <w:t>THOST_FTDC_CMDR_Comb THOST_FTDC_CMDR_Comb</w:t>
      </w:r>
      <w:r>
        <w:rPr>
          <w:lang w:val="zh-Hans"/>
        </w:rPr>
        <w:t xml:space="preserve"> </w:t>
      </w:r>
      <w:r>
        <w:rPr>
          <w:color w:val="FF0000"/>
          <w:lang w:val="zh-Hans"/>
        </w:rPr>
        <w:t xml:space="preserve"> </w:t>
      </w:r>
      <w:r>
        <w:rPr>
          <w:color w:val="FF0000"/>
          <w:lang w:val="zh-Hans"/>
        </w:rPr>
        <w:t>（申请）</w:t>
      </w:r>
    </w:p>
    <w:p w14:paraId="038BA6EE" w14:textId="77777777" w:rsidR="00F81B46" w:rsidRPr="00F81B46" w:rsidRDefault="00F81B46" w:rsidP="00AD2847">
      <w:pPr>
        <w:pStyle w:val="a0"/>
        <w:spacing w:before="156"/>
        <w:ind w:firstLineChars="200" w:firstLine="480"/>
        <w:rPr>
          <w:color w:val="FF0000"/>
        </w:rPr>
      </w:pPr>
      <w:r>
        <w:rPr>
          <w:color w:val="FF0000"/>
          <w:lang w:val="zh-Hans"/>
        </w:rPr>
        <w:t>填写</w:t>
      </w:r>
      <w:r>
        <w:rPr>
          <w:color w:val="FF0000"/>
          <w:lang w:val="zh-Hans"/>
        </w:rPr>
        <w:t>THOST_FTDC_CMDR_UnComb THOST_FTDC_CMDR_UnComb</w:t>
      </w:r>
      <w:r>
        <w:rPr>
          <w:lang w:val="zh-Hans"/>
        </w:rPr>
        <w:t xml:space="preserve"> </w:t>
      </w:r>
      <w:r>
        <w:rPr>
          <w:color w:val="FF0000"/>
          <w:lang w:val="zh-Hans"/>
        </w:rPr>
        <w:t xml:space="preserve"> </w:t>
      </w:r>
      <w:r>
        <w:rPr>
          <w:color w:val="FF0000"/>
          <w:lang w:val="zh-Hans"/>
        </w:rPr>
        <w:t>（用于破碎）</w:t>
      </w:r>
    </w:p>
    <w:p w14:paraId="1F8FB622" w14:textId="77777777" w:rsidR="00F81B46" w:rsidRDefault="00F81B46" w:rsidP="00AD2847">
      <w:pPr>
        <w:pStyle w:val="a0"/>
        <w:spacing w:before="156"/>
        <w:ind w:firstLineChars="200" w:firstLine="480"/>
      </w:pPr>
      <w:r>
        <w:rPr>
          <w:lang w:val="zh-Hans"/>
        </w:rPr>
        <w:t xml:space="preserve">TThostFtdcComb </w:t>
      </w:r>
      <w:r>
        <w:rPr>
          <w:lang w:val="zh-Hans"/>
        </w:rPr>
        <w:t>方向</w:t>
      </w:r>
      <w:r>
        <w:rPr>
          <w:lang w:val="zh-Hans"/>
        </w:rPr>
        <w:t xml:space="preserve">    </w:t>
      </w:r>
      <w:r>
        <w:rPr>
          <w:lang w:val="zh-Hans"/>
        </w:rPr>
        <w:t>类型组合方向</w:t>
      </w:r>
      <w:r>
        <w:rPr>
          <w:lang w:val="zh-Hans"/>
        </w:rPr>
        <w:t>;</w:t>
      </w:r>
    </w:p>
    <w:p w14:paraId="674AED43" w14:textId="77777777" w:rsidR="00F81B46" w:rsidRDefault="00F81B46" w:rsidP="00AD2847">
      <w:pPr>
        <w:pStyle w:val="a0"/>
        <w:spacing w:before="156"/>
        <w:ind w:firstLineChars="200" w:firstLine="480"/>
      </w:pPr>
      <w:r>
        <w:rPr>
          <w:lang w:val="zh-Hans"/>
        </w:rPr>
        <w:t>对冲旗</w:t>
      </w:r>
    </w:p>
    <w:p w14:paraId="407D19C4" w14:textId="77777777" w:rsidR="00F81B46" w:rsidRDefault="00F81B46" w:rsidP="00AD2847">
      <w:pPr>
        <w:pStyle w:val="a0"/>
        <w:spacing w:before="156"/>
        <w:ind w:firstLineChars="200" w:firstLine="480"/>
      </w:pPr>
      <w:r>
        <w:rPr>
          <w:lang w:val="zh-Hans"/>
        </w:rPr>
        <w:t xml:space="preserve">TThostFtdcHedgeFlagType    </w:t>
      </w:r>
      <w:r>
        <w:rPr>
          <w:lang w:val="zh-Hans"/>
        </w:rPr>
        <w:t>对冲旗</w:t>
      </w:r>
      <w:r>
        <w:rPr>
          <w:lang w:val="zh-Hans"/>
        </w:rPr>
        <w:t>;</w:t>
      </w:r>
    </w:p>
    <w:p w14:paraId="1A523E16" w14:textId="77777777" w:rsidR="00F81B46" w:rsidRPr="00AD2847" w:rsidRDefault="00F81B46" w:rsidP="00F81B46">
      <w:pPr>
        <w:pStyle w:val="a0"/>
        <w:spacing w:before="156"/>
        <w:ind w:firstLineChars="0" w:firstLine="0"/>
      </w:pPr>
      <w:r>
        <w:rPr>
          <w:lang w:val="zh-Hans"/>
        </w:rPr>
        <w:t>};</w:t>
      </w:r>
    </w:p>
    <w:p w14:paraId="60248936" w14:textId="77777777" w:rsidR="002F580D" w:rsidRPr="00547457" w:rsidRDefault="001242C5" w:rsidP="00547457">
      <w:pPr>
        <w:pStyle w:val="a0"/>
        <w:spacing w:before="156"/>
        <w:ind w:firstLineChars="0" w:firstLine="0"/>
      </w:pPr>
      <w:r>
        <w:rPr>
          <w:rFonts w:hint="eastAsia"/>
        </w:rPr>
        <w:t xml:space="preserve"> </w:t>
      </w:r>
    </w:p>
    <w:p w14:paraId="74B0D7CC" w14:textId="77777777" w:rsidR="00F93CF0" w:rsidRDefault="00F93CF0" w:rsidP="00F93CF0">
      <w:pPr>
        <w:pStyle w:val="2"/>
        <w:numPr>
          <w:ilvl w:val="1"/>
          <w:numId w:val="2"/>
        </w:numPr>
      </w:pPr>
      <w:r>
        <w:rPr>
          <w:lang w:val="zh-Hans"/>
        </w:rPr>
        <w:t>数据流文件</w:t>
      </w:r>
      <w:bookmarkEnd w:id="1022"/>
      <w:bookmarkEnd w:id="1023"/>
    </w:p>
    <w:p w14:paraId="3F539EA0" w14:textId="77777777" w:rsidR="00F93CF0" w:rsidRDefault="00F93CF0" w:rsidP="00F93CF0">
      <w:pPr>
        <w:rPr>
          <w:rFonts w:cs="Calibri"/>
        </w:rPr>
      </w:pPr>
      <w:bookmarkStart w:id="1082" w:name="OLE_LINK177"/>
      <w:bookmarkStart w:id="1083" w:name="OLE_LINK178"/>
      <w:r>
        <w:rPr>
          <w:lang w:val="zh-Hans"/>
        </w:rPr>
        <w:t>启动时，</w:t>
      </w:r>
      <w:r>
        <w:rPr>
          <w:lang w:val="zh-Hans"/>
        </w:rPr>
        <w:t xml:space="preserve">CTP API </w:t>
      </w:r>
      <w:r>
        <w:rPr>
          <w:lang w:val="zh-Hans"/>
        </w:rPr>
        <w:t>可能会在本地计算机上生成</w:t>
      </w:r>
      <w:ins w:id="1084" w:author="陈学锋" w:date="2018-07-13T22:53:00Z">
        <w:r w:rsidR="00B05D78">
          <w:rPr>
            <w:lang w:val="zh-Hans"/>
          </w:rPr>
          <w:t xml:space="preserve">the </w:t>
        </w:r>
      </w:ins>
      <w:r>
        <w:rPr>
          <w:lang w:val="zh-Hans"/>
        </w:rPr>
        <w:t>一些流文件，</w:t>
      </w:r>
      <w:del w:id="1085" w:author="陈学锋" w:date="2018-07-13T22:53:00Z">
        <w:r w:rsidDel="00B05D78">
          <w:rPr>
            <w:lang w:val="zh-Hans"/>
          </w:rPr>
          <w:delText xml:space="preserve">for saving </w:delText>
        </w:r>
      </w:del>
      <w:ins w:id="1086" w:author="陈学锋" w:date="2018-07-13T22:53:00Z">
        <w:r w:rsidR="00B05D78">
          <w:rPr>
            <w:lang w:val="zh-Hans"/>
          </w:rPr>
          <w:t>以</w:t>
        </w:r>
      </w:ins>
      <w:r>
        <w:rPr>
          <w:lang w:val="zh-Hans"/>
        </w:rPr>
        <w:t>保存</w:t>
      </w:r>
      <w:r>
        <w:rPr>
          <w:lang w:val="zh-Hans"/>
        </w:rPr>
        <w:t>of received packets in</w:t>
      </w:r>
      <w:r>
        <w:rPr>
          <w:lang w:val="zh-Hans"/>
        </w:rPr>
        <w:t>当前交易日</w:t>
      </w:r>
      <w:bookmarkEnd w:id="1082"/>
      <w:bookmarkEnd w:id="1083"/>
      <w:r>
        <w:rPr>
          <w:lang w:val="zh-Hans"/>
        </w:rPr>
        <w:t>的公共、对话框和专用流中接收的数据包数。</w:t>
      </w:r>
    </w:p>
    <w:p w14:paraId="05F94129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数据流文件主要用于恢复模式下的重新传输数据。使用</w:t>
      </w:r>
      <w:r>
        <w:rPr>
          <w:lang w:val="zh-Hans"/>
        </w:rPr>
        <w:t xml:space="preserve"> CTP </w:t>
      </w:r>
      <w:r>
        <w:rPr>
          <w:lang w:val="zh-Hans"/>
        </w:rPr>
        <w:t>风险</w:t>
      </w:r>
      <w:r>
        <w:rPr>
          <w:lang w:val="zh-Hans"/>
        </w:rPr>
        <w:t xml:space="preserve"> API </w:t>
      </w:r>
      <w:r>
        <w:rPr>
          <w:lang w:val="zh-Hans"/>
        </w:rPr>
        <w:t>时，数据流</w:t>
      </w:r>
      <w:r>
        <w:rPr>
          <w:lang w:val="zh-Hans"/>
        </w:rPr>
        <w:t xml:space="preserve"> </w:t>
      </w:r>
      <w:r>
        <w:rPr>
          <w:lang w:val="zh-Hans"/>
        </w:rPr>
        <w:t>文件也</w:t>
      </w:r>
      <w:r>
        <w:rPr>
          <w:lang w:val="zh-Hans"/>
        </w:rPr>
        <w:t xml:space="preserve"> </w:t>
      </w:r>
      <w:r>
        <w:rPr>
          <w:lang w:val="zh-Hans"/>
        </w:rPr>
        <w:t>用于批处理查询。</w:t>
      </w:r>
    </w:p>
    <w:p w14:paraId="46457DFD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lastRenderedPageBreak/>
        <w:t xml:space="preserve">D </w:t>
      </w:r>
      <w:r>
        <w:rPr>
          <w:lang w:val="zh-Hans"/>
        </w:rPr>
        <w:t>示例需要注意以下问题：</w:t>
      </w:r>
    </w:p>
    <w:p w14:paraId="72FF204F" w14:textId="77777777" w:rsidR="00F93CF0" w:rsidRDefault="00F93CF0" w:rsidP="00F93CF0">
      <w:pPr>
        <w:pStyle w:val="19"/>
        <w:numPr>
          <w:ilvl w:val="0"/>
          <w:numId w:val="11"/>
        </w:numPr>
        <w:rPr>
          <w:rFonts w:cs="Calibri"/>
        </w:rPr>
      </w:pPr>
      <w:r>
        <w:rPr>
          <w:lang w:val="zh-Hans"/>
        </w:rPr>
        <w:t>客户端程序</w:t>
      </w:r>
      <w:del w:id="1087" w:author="陈学锋" w:date="2018-07-13T22:54:00Z">
        <w:r w:rsidDel="006A7F8E">
          <w:rPr>
            <w:lang w:val="zh-Hans"/>
          </w:rPr>
          <w:delText xml:space="preserve">will </w:delText>
        </w:r>
      </w:del>
      <w:ins w:id="1088" w:author="陈学锋" w:date="2018-07-13T22:54:00Z">
        <w:r w:rsidR="006A7F8E">
          <w:rPr>
            <w:lang w:val="zh-Hans"/>
          </w:rPr>
          <w:t>进行大量的读取</w:t>
        </w:r>
      </w:ins>
      <w:r>
        <w:rPr>
          <w:lang w:val="zh-Hans"/>
        </w:rPr>
        <w:t>，</w:t>
      </w:r>
      <w:ins w:id="1089" w:author="陈学锋" w:date="2018-07-13T22:55:00Z">
        <w:r w:rsidR="006A7F8E">
          <w:rPr>
            <w:lang w:val="zh-Hans"/>
          </w:rPr>
          <w:t>s</w:t>
        </w:r>
      </w:ins>
      <w:r>
        <w:rPr>
          <w:lang w:val="zh-Hans"/>
        </w:rPr>
        <w:t>并写入</w:t>
      </w:r>
      <w:ins w:id="1090" w:author="陈学锋" w:date="2018-07-13T22:55:00Z">
        <w:r w:rsidR="006A7F8E">
          <w:rPr>
            <w:lang w:val="zh-Hans"/>
          </w:rPr>
          <w:t>数据</w:t>
        </w:r>
        <w:r w:rsidR="006A7F8E">
          <w:rPr>
            <w:lang w:val="zh-Hans"/>
          </w:rPr>
          <w:t xml:space="preserve"> to </w:t>
        </w:r>
      </w:ins>
      <w:r>
        <w:rPr>
          <w:lang w:val="zh-Hans"/>
        </w:rPr>
        <w:t>流文件</w:t>
      </w:r>
      <w:del w:id="1091" w:author="陈学锋" w:date="2018-07-13T22:55:00Z">
        <w:r w:rsidDel="006A7F8E">
          <w:rPr>
            <w:lang w:val="zh-Hans"/>
          </w:rPr>
          <w:delText xml:space="preserve"> very frequently</w:delText>
        </w:r>
      </w:del>
      <w:r>
        <w:rPr>
          <w:lang w:val="zh-Hans"/>
        </w:rPr>
        <w:t>。如果客户端程序不能很好地管理系统中的文件句柄</w:t>
      </w:r>
      <w:del w:id="1092" w:author="陈学锋" w:date="2018-07-13T22:55:00Z">
        <w:r w:rsidDel="006A7F8E">
          <w:rPr>
            <w:lang w:val="zh-Hans"/>
          </w:rPr>
          <w:delText>r</w:delText>
        </w:r>
      </w:del>
      <w:r>
        <w:rPr>
          <w:lang w:val="zh-Hans"/>
        </w:rPr>
        <w:t>数，</w:t>
      </w:r>
      <w:ins w:id="1093" w:author="陈学锋" w:date="2018-07-13T22:55:00Z">
        <w:r w:rsidR="006A7F8E">
          <w:rPr>
            <w:lang w:val="zh-Hans"/>
          </w:rPr>
          <w:t xml:space="preserve"> well</w:t>
        </w:r>
      </w:ins>
      <w:r>
        <w:rPr>
          <w:lang w:val="zh-Hans"/>
        </w:rPr>
        <w:t>文件句柄可能会被使用。</w:t>
      </w:r>
    </w:p>
    <w:p w14:paraId="408768E4" w14:textId="77777777" w:rsidR="00F93CF0" w:rsidRDefault="00F93CF0" w:rsidP="00F93CF0">
      <w:pPr>
        <w:pStyle w:val="19"/>
        <w:numPr>
          <w:ilvl w:val="0"/>
          <w:numId w:val="11"/>
        </w:numPr>
        <w:rPr>
          <w:rFonts w:cs="Calibri"/>
        </w:rPr>
      </w:pPr>
      <w:r>
        <w:rPr>
          <w:lang w:val="zh-Hans"/>
        </w:rPr>
        <w:t>为多个帐户开发程序时，请注意</w:t>
      </w:r>
      <w:del w:id="1094" w:author="陈学锋" w:date="2018-07-13T22:56:00Z">
        <w:r w:rsidDel="006A7F8E">
          <w:rPr>
            <w:lang w:val="zh-Hans"/>
          </w:rPr>
          <w:delText xml:space="preserve">to </w:delText>
        </w:r>
      </w:del>
      <w:r>
        <w:rPr>
          <w:lang w:val="zh-Hans"/>
        </w:rPr>
        <w:t>不要将</w:t>
      </w:r>
      <w:ins w:id="1095" w:author="陈学锋" w:date="2018-07-13T22:56:00Z">
        <w:r w:rsidR="006A7F8E">
          <w:rPr>
            <w:lang w:val="zh-Hans"/>
          </w:rPr>
          <w:t xml:space="preserve">to </w:t>
        </w:r>
      </w:ins>
      <w:r>
        <w:rPr>
          <w:lang w:val="zh-Hans"/>
        </w:rPr>
        <w:t>所有帐户的流</w:t>
      </w:r>
      <w:del w:id="1096" w:author="陈学锋" w:date="2018-07-13T22:56:00Z">
        <w:r w:rsidDel="006A7F8E">
          <w:rPr>
            <w:lang w:val="zh-Hans"/>
          </w:rPr>
          <w:delText xml:space="preserve">that </w:delText>
        </w:r>
      </w:del>
      <w:ins w:id="1097" w:author="陈学锋" w:date="2018-07-13T22:56:00Z">
        <w:r w:rsidR="006A7F8E">
          <w:rPr>
            <w:lang w:val="zh-Hans"/>
          </w:rPr>
          <w:t xml:space="preserve">which </w:t>
        </w:r>
      </w:ins>
      <w:r>
        <w:rPr>
          <w:lang w:val="zh-Hans"/>
        </w:rPr>
        <w:t>文件放在一个目录中，这可能会导致</w:t>
      </w:r>
      <w:ins w:id="1098" w:author="陈学锋" w:date="2018-07-13T22:56:00Z">
        <w:r w:rsidR="006A7F8E">
          <w:rPr>
            <w:lang w:val="zh-Hans"/>
          </w:rPr>
          <w:t>只有一</w:t>
        </w:r>
      </w:ins>
      <w:r>
        <w:rPr>
          <w:lang w:val="zh-Hans"/>
        </w:rPr>
        <w:t>个帐户可以接收退货，而其他帐户不能接收。</w:t>
      </w:r>
    </w:p>
    <w:p w14:paraId="25CFC5C7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数据流</w:t>
      </w:r>
      <w:r>
        <w:rPr>
          <w:lang w:val="zh-Hans"/>
        </w:rPr>
        <w:t xml:space="preserve">Files </w:t>
      </w:r>
      <w:r>
        <w:rPr>
          <w:lang w:val="zh-Hans"/>
        </w:rPr>
        <w:t>由</w:t>
      </w:r>
      <w:r>
        <w:rPr>
          <w:lang w:val="zh-Hans"/>
        </w:rPr>
        <w:t xml:space="preserve"> Quotation API </w:t>
      </w:r>
      <w:r>
        <w:rPr>
          <w:lang w:val="zh-Hans"/>
        </w:rPr>
        <w:t>生成</w:t>
      </w: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1"/>
      </w:tblGrid>
      <w:tr w:rsidR="00F93CF0" w14:paraId="595D7031" w14:textId="77777777" w:rsidTr="00821783">
        <w:tc>
          <w:tcPr>
            <w:tcW w:w="8522" w:type="dxa"/>
            <w:gridSpan w:val="2"/>
            <w:tcBorders>
              <w:tl2br w:val="nil"/>
              <w:tr2bl w:val="nil"/>
            </w:tcBorders>
            <w:shd w:val="clear" w:color="auto" w:fill="9BBB59"/>
          </w:tcPr>
          <w:p w14:paraId="2EE319B1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报价</w:t>
            </w:r>
            <w:r>
              <w:rPr>
                <w:b/>
                <w:bCs/>
                <w:color w:val="FFFFFF"/>
                <w:lang w:val="zh-Hans"/>
              </w:rPr>
              <w:t xml:space="preserve"> API</w:t>
            </w:r>
          </w:p>
        </w:tc>
      </w:tr>
      <w:tr w:rsidR="00F93CF0" w14:paraId="7B83F7FE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D7E3BC"/>
          </w:tcPr>
          <w:p w14:paraId="70A60048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对话</w:t>
            </w:r>
            <w:r>
              <w:rPr>
                <w:bCs/>
                <w:color w:val="000000"/>
                <w:lang w:val="zh-Hans"/>
              </w:rPr>
              <w:t>Rsp. con</w:t>
            </w:r>
          </w:p>
        </w:tc>
        <w:tc>
          <w:tcPr>
            <w:tcW w:w="6571" w:type="dxa"/>
            <w:tcBorders>
              <w:tl2br w:val="nil"/>
              <w:tr2bl w:val="nil"/>
            </w:tcBorders>
            <w:shd w:val="clear" w:color="auto" w:fill="D7E3BC"/>
          </w:tcPr>
          <w:p w14:paraId="2B65CD5B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接收对话框响应数据流</w:t>
            </w:r>
          </w:p>
        </w:tc>
      </w:tr>
      <w:tr w:rsidR="00F93CF0" w14:paraId="28CD3E83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FFFFFF"/>
          </w:tcPr>
          <w:p w14:paraId="10CDC69C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查询</w:t>
            </w:r>
            <w:r>
              <w:rPr>
                <w:bCs/>
                <w:color w:val="000000"/>
                <w:lang w:val="zh-Hans"/>
              </w:rPr>
              <w:t>Rsp. con</w:t>
            </w:r>
          </w:p>
        </w:tc>
        <w:tc>
          <w:tcPr>
            <w:tcW w:w="6571" w:type="dxa"/>
            <w:tcBorders>
              <w:tl2br w:val="nil"/>
              <w:tr2bl w:val="nil"/>
            </w:tcBorders>
            <w:shd w:val="clear" w:color="auto" w:fill="FFFFFF"/>
          </w:tcPr>
          <w:p w14:paraId="4149018C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接收查询响应数据流</w:t>
            </w:r>
          </w:p>
        </w:tc>
      </w:tr>
      <w:tr w:rsidR="00F93CF0" w14:paraId="7F859EC4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D7E3BC"/>
          </w:tcPr>
          <w:p w14:paraId="64E3FB95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交易日</w:t>
            </w:r>
            <w:r>
              <w:rPr>
                <w:bCs/>
                <w:color w:val="000000"/>
                <w:lang w:val="zh-Hans"/>
              </w:rPr>
              <w:t>. con</w:t>
            </w:r>
          </w:p>
        </w:tc>
        <w:tc>
          <w:tcPr>
            <w:tcW w:w="6571" w:type="dxa"/>
            <w:tcBorders>
              <w:tl2br w:val="nil"/>
              <w:tr2bl w:val="nil"/>
            </w:tcBorders>
            <w:shd w:val="clear" w:color="auto" w:fill="D7E3BC"/>
          </w:tcPr>
          <w:p w14:paraId="193774B9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交易日</w:t>
            </w:r>
          </w:p>
        </w:tc>
      </w:tr>
    </w:tbl>
    <w:p w14:paraId="4428C2EF" w14:textId="77777777" w:rsidR="00F93CF0" w:rsidRDefault="00F93CF0" w:rsidP="00F93CF0">
      <w:pPr>
        <w:rPr>
          <w:rFonts w:cs="Calibri"/>
        </w:rPr>
      </w:pPr>
    </w:p>
    <w:p w14:paraId="6ACB1CDE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数据流</w:t>
      </w:r>
      <w:r>
        <w:rPr>
          <w:lang w:val="zh-Hans"/>
        </w:rPr>
        <w:t>Files  G</w:t>
      </w:r>
      <w:r>
        <w:rPr>
          <w:lang w:val="zh-Hans"/>
        </w:rPr>
        <w:t>由</w:t>
      </w:r>
      <w:ins w:id="1099" w:author="陈学锋" w:date="2018-07-22T12:06:00Z">
        <w:r w:rsidR="006D45EA">
          <w:rPr>
            <w:lang w:val="zh-Hans"/>
          </w:rPr>
          <w:t xml:space="preserve"> the </w:t>
        </w:r>
      </w:ins>
      <w:r>
        <w:rPr>
          <w:lang w:val="zh-Hans"/>
        </w:rPr>
        <w:t xml:space="preserve"> Trade API </w:t>
      </w:r>
      <w:r>
        <w:rPr>
          <w:lang w:val="zh-Hans"/>
        </w:rPr>
        <w:t>激活</w:t>
      </w: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1"/>
      </w:tblGrid>
      <w:tr w:rsidR="00F93CF0" w14:paraId="09A0D3E0" w14:textId="77777777" w:rsidTr="00821783">
        <w:tc>
          <w:tcPr>
            <w:tcW w:w="8522" w:type="dxa"/>
            <w:gridSpan w:val="2"/>
            <w:tcBorders>
              <w:tl2br w:val="nil"/>
              <w:tr2bl w:val="nil"/>
            </w:tcBorders>
            <w:shd w:val="clear" w:color="auto" w:fill="9BBB59"/>
          </w:tcPr>
          <w:p w14:paraId="0D1F6CE2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贸易</w:t>
            </w:r>
            <w:r>
              <w:rPr>
                <w:b/>
                <w:bCs/>
                <w:color w:val="FFFFFF"/>
                <w:lang w:val="zh-Hans"/>
              </w:rPr>
              <w:t>API</w:t>
            </w:r>
          </w:p>
        </w:tc>
      </w:tr>
      <w:tr w:rsidR="00F93CF0" w14:paraId="1CF3309A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D7E3BC"/>
          </w:tcPr>
          <w:p w14:paraId="79ECED92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对话</w:t>
            </w:r>
            <w:r>
              <w:rPr>
                <w:bCs/>
                <w:color w:val="000000"/>
                <w:lang w:val="zh-Hans"/>
              </w:rPr>
              <w:t>Rsp. con</w:t>
            </w:r>
          </w:p>
        </w:tc>
        <w:tc>
          <w:tcPr>
            <w:tcW w:w="6571" w:type="dxa"/>
            <w:tcBorders>
              <w:tl2br w:val="nil"/>
              <w:tr2bl w:val="nil"/>
            </w:tcBorders>
            <w:shd w:val="clear" w:color="auto" w:fill="D7E3BC"/>
          </w:tcPr>
          <w:p w14:paraId="1162F8E5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接收对话框响应数据流</w:t>
            </w:r>
          </w:p>
        </w:tc>
      </w:tr>
      <w:tr w:rsidR="00F93CF0" w14:paraId="678EB8E0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FFFFFF"/>
          </w:tcPr>
          <w:p w14:paraId="389C3B65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查询</w:t>
            </w:r>
            <w:r>
              <w:rPr>
                <w:bCs/>
                <w:color w:val="000000"/>
                <w:lang w:val="zh-Hans"/>
              </w:rPr>
              <w:t>Rsp. con</w:t>
            </w:r>
          </w:p>
        </w:tc>
        <w:tc>
          <w:tcPr>
            <w:tcW w:w="6571" w:type="dxa"/>
            <w:tcBorders>
              <w:tl2br w:val="nil"/>
              <w:tr2bl w:val="nil"/>
            </w:tcBorders>
            <w:shd w:val="clear" w:color="auto" w:fill="FFFFFF"/>
          </w:tcPr>
          <w:p w14:paraId="5C9F550D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接收查询响应数据流</w:t>
            </w:r>
          </w:p>
        </w:tc>
      </w:tr>
      <w:tr w:rsidR="00F93CF0" w14:paraId="13426E09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D7E3BC"/>
          </w:tcPr>
          <w:p w14:paraId="69574B74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交易日</w:t>
            </w:r>
            <w:r>
              <w:rPr>
                <w:bCs/>
                <w:color w:val="000000"/>
                <w:lang w:val="zh-Hans"/>
              </w:rPr>
              <w:t>. con</w:t>
            </w:r>
          </w:p>
        </w:tc>
        <w:tc>
          <w:tcPr>
            <w:tcW w:w="6571" w:type="dxa"/>
            <w:tcBorders>
              <w:tl2br w:val="nil"/>
              <w:tr2bl w:val="nil"/>
            </w:tcBorders>
            <w:shd w:val="clear" w:color="auto" w:fill="D7E3BC"/>
          </w:tcPr>
          <w:p w14:paraId="54F6986D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交易日</w:t>
            </w:r>
          </w:p>
        </w:tc>
      </w:tr>
      <w:tr w:rsidR="00F93CF0" w14:paraId="3AD452B5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FFFFFF"/>
          </w:tcPr>
          <w:p w14:paraId="7683F9FA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Public. con</w:t>
            </w:r>
          </w:p>
        </w:tc>
        <w:tc>
          <w:tcPr>
            <w:tcW w:w="6571" w:type="dxa"/>
            <w:tcBorders>
              <w:tl2br w:val="nil"/>
              <w:tr2bl w:val="nil"/>
            </w:tcBorders>
            <w:shd w:val="clear" w:color="auto" w:fill="FFFFFF"/>
          </w:tcPr>
          <w:p w14:paraId="4019DA31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收到的公共返回数据流</w:t>
            </w:r>
          </w:p>
        </w:tc>
      </w:tr>
      <w:tr w:rsidR="00F93CF0" w14:paraId="50F8800D" w14:textId="77777777" w:rsidTr="00821783">
        <w:tc>
          <w:tcPr>
            <w:tcW w:w="1951" w:type="dxa"/>
            <w:tcBorders>
              <w:tl2br w:val="nil"/>
              <w:tr2bl w:val="nil"/>
            </w:tcBorders>
            <w:shd w:val="clear" w:color="auto" w:fill="D7E3BC"/>
          </w:tcPr>
          <w:p w14:paraId="7E75B979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私人</w:t>
            </w:r>
            <w:r>
              <w:rPr>
                <w:bCs/>
                <w:color w:val="000000"/>
                <w:lang w:val="zh-Hans"/>
              </w:rPr>
              <w:t>. con</w:t>
            </w:r>
          </w:p>
        </w:tc>
        <w:tc>
          <w:tcPr>
            <w:tcW w:w="6571" w:type="dxa"/>
            <w:tcBorders>
              <w:tl2br w:val="nil"/>
              <w:tr2bl w:val="nil"/>
            </w:tcBorders>
            <w:shd w:val="clear" w:color="auto" w:fill="D7E3BC"/>
          </w:tcPr>
          <w:p w14:paraId="0559615A" w14:textId="77777777" w:rsidR="00F93CF0" w:rsidRDefault="00F93CF0" w:rsidP="00F93CF0">
            <w:pPr>
              <w:pStyle w:val="a0"/>
              <w:spacing w:before="156"/>
              <w:ind w:firstLineChars="0" w:firstLine="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接收的专用返回数据流</w:t>
            </w:r>
          </w:p>
        </w:tc>
      </w:tr>
    </w:tbl>
    <w:p w14:paraId="68556210" w14:textId="77777777" w:rsidR="00F93CF0" w:rsidRDefault="00F93CF0" w:rsidP="00F93CF0">
      <w:pPr>
        <w:rPr>
          <w:rFonts w:cs="Calibri"/>
        </w:rPr>
      </w:pPr>
    </w:p>
    <w:p w14:paraId="2E9FFCDF" w14:textId="77777777" w:rsidR="00F93CF0" w:rsidRDefault="00F93CF0" w:rsidP="00F93CF0">
      <w:pPr>
        <w:pStyle w:val="2"/>
        <w:numPr>
          <w:ilvl w:val="1"/>
          <w:numId w:val="2"/>
        </w:numPr>
      </w:pPr>
      <w:bookmarkStart w:id="1100" w:name="_Toc402797003"/>
      <w:bookmarkStart w:id="1101" w:name="_Toc28884"/>
      <w:r>
        <w:rPr>
          <w:lang w:val="zh-Hans"/>
        </w:rPr>
        <w:t>F</w:t>
      </w:r>
      <w:r>
        <w:rPr>
          <w:lang w:val="zh-Hans"/>
        </w:rPr>
        <w:t>低控制</w:t>
      </w:r>
      <w:bookmarkEnd w:id="1100"/>
      <w:bookmarkEnd w:id="1101"/>
    </w:p>
    <w:p w14:paraId="4AB4B08E" w14:textId="77777777" w:rsidR="00F93CF0" w:rsidRDefault="00F93CF0" w:rsidP="00F93CF0">
      <w:pPr>
        <w:pStyle w:val="3"/>
        <w:numPr>
          <w:ilvl w:val="2"/>
          <w:numId w:val="2"/>
        </w:numPr>
      </w:pPr>
      <w:bookmarkStart w:id="1102" w:name="_Toc402797004"/>
      <w:bookmarkStart w:id="1103" w:name="_Toc4996"/>
      <w:r>
        <w:rPr>
          <w:lang w:val="zh-Hans"/>
        </w:rPr>
        <w:t>查询流控制</w:t>
      </w:r>
      <w:bookmarkEnd w:id="1102"/>
      <w:bookmarkEnd w:id="1103"/>
    </w:p>
    <w:p w14:paraId="10E6249C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交易</w:t>
      </w:r>
      <w:r>
        <w:rPr>
          <w:lang w:val="zh-Hans"/>
        </w:rPr>
        <w:t xml:space="preserve"> API </w:t>
      </w:r>
      <w:r>
        <w:rPr>
          <w:lang w:val="zh-Hans"/>
        </w:rPr>
        <w:t>中查询操作的限制</w:t>
      </w:r>
      <w:del w:id="1104" w:author="陈学锋" w:date="2018-07-22T12:07:00Z">
        <w:r w:rsidDel="006D45EA">
          <w:rPr>
            <w:lang w:val="zh-Hans"/>
          </w:rPr>
          <w:delText xml:space="preserve">is </w:delText>
        </w:r>
      </w:del>
      <w:ins w:id="1105" w:author="陈学锋" w:date="2018-07-22T12:07:00Z">
        <w:r w:rsidR="006D45EA">
          <w:rPr>
            <w:lang w:val="zh-Hans"/>
          </w:rPr>
          <w:t xml:space="preserve">are </w:t>
        </w:r>
      </w:ins>
      <w:r>
        <w:rPr>
          <w:lang w:val="zh-Hans"/>
        </w:rPr>
        <w:t>如下：</w:t>
      </w:r>
    </w:p>
    <w:p w14:paraId="68173329" w14:textId="77777777" w:rsidR="00F93CF0" w:rsidRDefault="00F93CF0" w:rsidP="00F93CF0">
      <w:pPr>
        <w:pStyle w:val="19"/>
        <w:numPr>
          <w:ilvl w:val="0"/>
          <w:numId w:val="12"/>
        </w:numPr>
        <w:tabs>
          <w:tab w:val="left" w:pos="420"/>
        </w:tabs>
        <w:rPr>
          <w:rFonts w:cs="Calibri"/>
        </w:rPr>
      </w:pPr>
      <w:r>
        <w:rPr>
          <w:lang w:val="zh-Hans"/>
        </w:rPr>
        <w:t>用户</w:t>
      </w:r>
      <w:r>
        <w:rPr>
          <w:lang w:val="zh-Hans"/>
        </w:rPr>
        <w:t xml:space="preserve"> </w:t>
      </w:r>
      <w:del w:id="1106" w:author="陈学锋" w:date="2018-07-13T23:07:00Z">
        <w:r w:rsidDel="0023504E">
          <w:rPr>
            <w:lang w:val="zh-Hans"/>
          </w:rPr>
          <w:delText xml:space="preserve">only </w:delText>
        </w:r>
      </w:del>
      <w:r>
        <w:rPr>
          <w:lang w:val="zh-Hans"/>
        </w:rPr>
        <w:t>最多只能发送</w:t>
      </w:r>
      <w:r>
        <w:rPr>
          <w:lang w:val="zh-Hans"/>
        </w:rPr>
        <w:t xml:space="preserve"> one </w:t>
      </w:r>
      <w:r>
        <w:rPr>
          <w:lang w:val="zh-Hans"/>
        </w:rPr>
        <w:t>查询操作</w:t>
      </w:r>
      <w:r>
        <w:rPr>
          <w:lang w:val="zh-Hans"/>
        </w:rPr>
        <w:t>/</w:t>
      </w:r>
      <w:r>
        <w:rPr>
          <w:lang w:val="zh-Hans"/>
        </w:rPr>
        <w:t>秒。</w:t>
      </w:r>
    </w:p>
    <w:p w14:paraId="5D129877" w14:textId="77777777" w:rsidR="00F93CF0" w:rsidRDefault="00F93CF0" w:rsidP="00F93CF0">
      <w:pPr>
        <w:pStyle w:val="19"/>
        <w:numPr>
          <w:ilvl w:val="0"/>
          <w:numId w:val="12"/>
        </w:numPr>
        <w:tabs>
          <w:tab w:val="left" w:pos="420"/>
        </w:tabs>
        <w:rPr>
          <w:rFonts w:cs="Calibri"/>
        </w:rPr>
      </w:pPr>
      <w:del w:id="1107" w:author="陈学锋" w:date="2018-07-13T23:05:00Z">
        <w:r w:rsidDel="0023504E">
          <w:rPr>
            <w:lang w:val="zh-Hans"/>
          </w:rPr>
          <w:delText xml:space="preserve">Only </w:delText>
        </w:r>
      </w:del>
      <w:ins w:id="1108" w:author="陈学锋" w:date="2018-07-13T23:05:00Z">
        <w:r w:rsidR="0023504E">
          <w:rPr>
            <w:lang w:val="zh-Hans"/>
          </w:rPr>
          <w:t>最多</w:t>
        </w:r>
      </w:ins>
      <w:r>
        <w:rPr>
          <w:lang w:val="zh-Hans"/>
        </w:rPr>
        <w:t>允许</w:t>
      </w:r>
      <w:r>
        <w:rPr>
          <w:lang w:val="zh-Hans"/>
        </w:rPr>
        <w:t>ne</w:t>
      </w:r>
      <w:r>
        <w:rPr>
          <w:lang w:val="zh-Hans"/>
        </w:rPr>
        <w:t>同时进行</w:t>
      </w:r>
      <w:r>
        <w:rPr>
          <w:lang w:val="zh-Hans"/>
        </w:rPr>
        <w:t xml:space="preserve">query </w:t>
      </w:r>
      <w:r>
        <w:rPr>
          <w:lang w:val="zh-Hans"/>
        </w:rPr>
        <w:t>进程内查询。如果发出查询操作，但尚未收到响应，则查询操作正在处理中。</w:t>
      </w:r>
    </w:p>
    <w:p w14:paraId="2D6FEEA4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lastRenderedPageBreak/>
        <w:t>以上限制仅适用于交易</w:t>
      </w:r>
      <w:r>
        <w:rPr>
          <w:lang w:val="zh-Hans"/>
        </w:rPr>
        <w:t xml:space="preserve"> API </w:t>
      </w:r>
      <w:r>
        <w:rPr>
          <w:lang w:val="zh-Hans"/>
        </w:rPr>
        <w:t>中的</w:t>
      </w:r>
      <w:r>
        <w:rPr>
          <w:lang w:val="zh-Hans"/>
        </w:rPr>
        <w:t xml:space="preserve"> </w:t>
      </w:r>
      <w:r>
        <w:rPr>
          <w:lang w:val="zh-Hans"/>
        </w:rPr>
        <w:t>查询</w:t>
      </w:r>
      <w:r>
        <w:rPr>
          <w:lang w:val="zh-Hans"/>
        </w:rPr>
        <w:t xml:space="preserve"> </w:t>
      </w:r>
      <w:r>
        <w:rPr>
          <w:lang w:val="zh-Hans"/>
        </w:rPr>
        <w:t>操作。</w:t>
      </w:r>
      <w:r>
        <w:rPr>
          <w:lang w:val="zh-Hans"/>
        </w:rPr>
        <w:t xml:space="preserve"> </w:t>
      </w:r>
      <w:r>
        <w:rPr>
          <w:lang w:val="zh-Hans"/>
        </w:rPr>
        <w:t>下订单、</w:t>
      </w:r>
      <w:r>
        <w:rPr>
          <w:lang w:val="zh-Hans"/>
        </w:rPr>
        <w:t xml:space="preserve"> </w:t>
      </w:r>
      <w:r>
        <w:rPr>
          <w:lang w:val="zh-Hans"/>
        </w:rPr>
        <w:t>取消订单、提交报价</w:t>
      </w:r>
      <w:r>
        <w:rPr>
          <w:lang w:val="zh-Hans"/>
        </w:rPr>
        <w:t xml:space="preserve"> </w:t>
      </w:r>
      <w:r>
        <w:rPr>
          <w:lang w:val="zh-Hans"/>
        </w:rPr>
        <w:t>和</w:t>
      </w:r>
      <w:r>
        <w:rPr>
          <w:lang w:val="zh-Hans"/>
        </w:rPr>
        <w:t xml:space="preserve"> </w:t>
      </w:r>
      <w:r>
        <w:rPr>
          <w:lang w:val="zh-Hans"/>
        </w:rPr>
        <w:t>询价没有这些限制。</w:t>
      </w:r>
    </w:p>
    <w:p w14:paraId="3A22C226" w14:textId="77777777" w:rsidR="00F93CF0" w:rsidRDefault="00F93CF0" w:rsidP="00F93CF0">
      <w:pPr>
        <w:pStyle w:val="3"/>
        <w:numPr>
          <w:ilvl w:val="2"/>
          <w:numId w:val="2"/>
        </w:numPr>
      </w:pPr>
      <w:bookmarkStart w:id="1109" w:name="_Toc402797005"/>
      <w:bookmarkStart w:id="1110" w:name="_Toc10127"/>
      <w:r>
        <w:rPr>
          <w:lang w:val="zh-Hans"/>
        </w:rPr>
        <w:t>订单流量控制</w:t>
      </w:r>
      <w:bookmarkEnd w:id="1109"/>
      <w:bookmarkEnd w:id="1110"/>
    </w:p>
    <w:p w14:paraId="627F0AF6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为了订单流控制，需要在期货公司</w:t>
      </w:r>
      <w:r>
        <w:rPr>
          <w:lang w:val="zh-Hans"/>
        </w:rPr>
        <w:t>need to be</w:t>
      </w:r>
      <w:r>
        <w:rPr>
          <w:lang w:val="zh-Hans"/>
        </w:rPr>
        <w:t>系统中配置一些相关参数</w:t>
      </w:r>
      <w:ins w:id="1111" w:author="陈学锋" w:date="2018-07-22T12:08:00Z">
        <w:r w:rsidR="006D45EA">
          <w:rPr>
            <w:lang w:val="zh-Hans"/>
          </w:rPr>
          <w:t>s</w:t>
        </w:r>
      </w:ins>
      <w:r>
        <w:rPr>
          <w:lang w:val="zh-Hans"/>
        </w:rPr>
        <w:t>。</w:t>
      </w:r>
    </w:p>
    <w:p w14:paraId="3ED4736E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如果未配置这些参数，则默认限制如下：</w:t>
      </w:r>
    </w:p>
    <w:p w14:paraId="775D2AA9" w14:textId="77777777" w:rsidR="00F93CF0" w:rsidRDefault="00F93CF0" w:rsidP="00F93CF0">
      <w:pPr>
        <w:pStyle w:val="19"/>
        <w:numPr>
          <w:ilvl w:val="0"/>
          <w:numId w:val="13"/>
        </w:numPr>
        <w:tabs>
          <w:tab w:val="left" w:pos="420"/>
        </w:tabs>
        <w:rPr>
          <w:rFonts w:cs="Calibri"/>
        </w:rPr>
      </w:pPr>
      <w:r>
        <w:rPr>
          <w:lang w:val="zh-Hans"/>
        </w:rPr>
        <w:t>在一个</w:t>
      </w:r>
      <w:del w:id="1112" w:author="陈学锋" w:date="2018-07-13T23:07:00Z">
        <w:r w:rsidDel="0023504E">
          <w:rPr>
            <w:lang w:val="zh-Hans"/>
          </w:rPr>
          <w:delText xml:space="preserve">every </w:delText>
        </w:r>
      </w:del>
      <w:ins w:id="1113" w:author="陈学锋" w:date="2018-07-13T23:07:00Z">
        <w:r w:rsidR="0023504E">
          <w:rPr>
            <w:lang w:val="zh-Hans"/>
          </w:rPr>
          <w:t>会话</w:t>
        </w:r>
      </w:ins>
      <w:r>
        <w:rPr>
          <w:lang w:val="zh-Hans"/>
        </w:rPr>
        <w:t>中，</w:t>
      </w:r>
      <w:del w:id="1114" w:author="陈学锋" w:date="2018-07-13T23:07:00Z">
        <w:r w:rsidDel="0023504E">
          <w:rPr>
            <w:lang w:val="zh-Hans"/>
          </w:rPr>
          <w:delText xml:space="preserve">only </w:delText>
        </w:r>
      </w:del>
      <w:r>
        <w:rPr>
          <w:lang w:val="zh-Hans"/>
        </w:rPr>
        <w:t>每个客户最多只能发送</w:t>
      </w:r>
      <w:r>
        <w:rPr>
          <w:lang w:val="zh-Hans"/>
        </w:rPr>
        <w:t xml:space="preserve"> 6 </w:t>
      </w:r>
      <w:r>
        <w:rPr>
          <w:lang w:val="zh-Hans"/>
        </w:rPr>
        <w:t>个交易指令（例如下单、取消订单等）。</w:t>
      </w:r>
    </w:p>
    <w:p w14:paraId="4C3A7E38" w14:textId="77777777" w:rsidR="00F93CF0" w:rsidRDefault="00F93CF0" w:rsidP="00F93CF0">
      <w:pPr>
        <w:pStyle w:val="19"/>
        <w:numPr>
          <w:ilvl w:val="0"/>
          <w:numId w:val="13"/>
        </w:numPr>
        <w:tabs>
          <w:tab w:val="left" w:pos="420"/>
        </w:tabs>
        <w:rPr>
          <w:rFonts w:cs="Calibri"/>
        </w:rPr>
      </w:pPr>
      <w:r>
        <w:rPr>
          <w:lang w:val="zh-Hans"/>
        </w:rPr>
        <w:t>一个帐户</w:t>
      </w:r>
      <w:r>
        <w:rPr>
          <w:lang w:val="zh-Hans"/>
        </w:rPr>
        <w:t xml:space="preserve"> </w:t>
      </w:r>
      <w:r>
        <w:rPr>
          <w:lang w:val="zh-Hans"/>
        </w:rPr>
        <w:t>最多只能</w:t>
      </w:r>
      <w:r>
        <w:rPr>
          <w:lang w:val="zh-Hans"/>
        </w:rPr>
        <w:t xml:space="preserve"> </w:t>
      </w:r>
      <w:r>
        <w:rPr>
          <w:lang w:val="zh-Hans"/>
        </w:rPr>
        <w:t>同时建立</w:t>
      </w:r>
      <w:r>
        <w:rPr>
          <w:lang w:val="zh-Hans"/>
        </w:rPr>
        <w:t>6</w:t>
      </w:r>
      <w:r>
        <w:rPr>
          <w:lang w:val="zh-Hans"/>
        </w:rPr>
        <w:t>个会话。</w:t>
      </w:r>
    </w:p>
    <w:p w14:paraId="7B0908AD" w14:textId="77777777" w:rsidR="00F93CF0" w:rsidRDefault="00F93CF0" w:rsidP="00F93CF0">
      <w:pPr>
        <w:rPr>
          <w:rFonts w:cs="Calibri"/>
          <w:b/>
        </w:rPr>
      </w:pPr>
      <w:r>
        <w:rPr>
          <w:b/>
          <w:lang w:val="zh-Hans"/>
        </w:rPr>
        <w:t>注意：</w:t>
      </w:r>
      <w:r>
        <w:rPr>
          <w:b/>
          <w:lang w:val="zh-Hans"/>
        </w:rPr>
        <w:t xml:space="preserve"> </w:t>
      </w:r>
      <w:r>
        <w:rPr>
          <w:b/>
          <w:lang w:val="zh-Hans"/>
        </w:rPr>
        <w:t>如果</w:t>
      </w:r>
      <w:del w:id="1115" w:author="陈学锋" w:date="2018-07-13T23:07:00Z">
        <w:r w:rsidDel="0023504E">
          <w:rPr>
            <w:b/>
            <w:lang w:val="zh-Hans"/>
          </w:rPr>
          <w:delText>s</w:delText>
        </w:r>
      </w:del>
      <w:r>
        <w:rPr>
          <w:b/>
          <w:lang w:val="zh-Hans"/>
        </w:rPr>
        <w:t xml:space="preserve"> </w:t>
      </w:r>
      <w:r>
        <w:rPr>
          <w:b/>
          <w:lang w:val="zh-Hans"/>
        </w:rPr>
        <w:t>操作超出限制，则不会返回任何错误。订单将按队列状态等待处理。</w:t>
      </w:r>
    </w:p>
    <w:p w14:paraId="249EC8FD" w14:textId="77777777" w:rsidR="00F93CF0" w:rsidRDefault="00F93CF0" w:rsidP="00F93CF0">
      <w:pPr>
        <w:pStyle w:val="2"/>
        <w:numPr>
          <w:ilvl w:val="1"/>
          <w:numId w:val="2"/>
        </w:numPr>
      </w:pPr>
      <w:bookmarkStart w:id="1116" w:name="_Toc402797006"/>
      <w:bookmarkStart w:id="1117" w:name="_Toc19720"/>
      <w:r>
        <w:rPr>
          <w:lang w:val="zh-Hans"/>
        </w:rPr>
        <w:t>不连接</w:t>
      </w:r>
      <w:bookmarkEnd w:id="1116"/>
      <w:bookmarkEnd w:id="1117"/>
    </w:p>
    <w:p w14:paraId="7A915A5D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如果发生断开连接，将调用</w:t>
      </w:r>
      <w:r>
        <w:rPr>
          <w:lang w:val="zh-Hans"/>
        </w:rPr>
        <w:t xml:space="preserve"> OnFrontDisconnect </w:t>
      </w:r>
      <w:r>
        <w:rPr>
          <w:lang w:val="zh-Hans"/>
        </w:rPr>
        <w:t>的方法</w:t>
      </w:r>
      <w:del w:id="1118" w:author="陈学锋" w:date="2018-07-13T23:08:00Z">
        <w:r w:rsidDel="0023504E">
          <w:rPr>
            <w:lang w:val="zh-Hans"/>
          </w:rPr>
          <w:delText>occurred</w:delText>
        </w:r>
      </w:del>
      <w:ins w:id="1119" w:author="陈学锋" w:date="2018-07-13T23:08:00Z">
        <w:r w:rsidR="0023504E">
          <w:rPr>
            <w:lang w:val="zh-Hans"/>
          </w:rPr>
          <w:t>occurs</w:t>
        </w:r>
      </w:ins>
      <w:r>
        <w:rPr>
          <w:lang w:val="zh-Hans"/>
        </w:rPr>
        <w:t>。断开原因将在</w:t>
      </w:r>
      <w:del w:id="1120" w:author="陈学锋" w:date="2018-07-13T23:08:00Z">
        <w:r w:rsidDel="0023504E">
          <w:rPr>
            <w:lang w:val="zh-Hans"/>
          </w:rPr>
          <w:delText xml:space="preserve">is </w:delText>
        </w:r>
      </w:del>
      <w:ins w:id="1121" w:author="陈学锋" w:date="2018-07-13T23:08:00Z">
        <w:r w:rsidR="0023504E">
          <w:rPr>
            <w:lang w:val="zh-Hans"/>
          </w:rPr>
          <w:t xml:space="preserve"> nReason </w:t>
        </w:r>
      </w:ins>
      <w:r>
        <w:rPr>
          <w:lang w:val="zh-Hans"/>
        </w:rPr>
        <w:t xml:space="preserve">  </w:t>
      </w:r>
      <w:r>
        <w:rPr>
          <w:lang w:val="zh-Hans"/>
        </w:rPr>
        <w:t>参数中说明。</w:t>
      </w:r>
    </w:p>
    <w:p w14:paraId="3544946D" w14:textId="77777777" w:rsidR="00F93CF0" w:rsidRDefault="00F93CF0" w:rsidP="00F93CF0">
      <w:pPr>
        <w:rPr>
          <w:rStyle w:val="af"/>
        </w:rPr>
      </w:pPr>
      <w:r>
        <w:rPr>
          <w:rStyle w:val="af"/>
          <w:lang w:val="zh-Hans"/>
        </w:rPr>
        <w:t>可能的原因：</w:t>
      </w:r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000" w:firstRow="0" w:lastRow="0" w:firstColumn="0" w:lastColumn="0" w:noHBand="0" w:noVBand="0"/>
      </w:tblPr>
      <w:tblGrid>
        <w:gridCol w:w="2658"/>
        <w:gridCol w:w="2126"/>
        <w:gridCol w:w="3738"/>
      </w:tblGrid>
      <w:tr w:rsidR="00F93CF0" w14:paraId="0789B3DF" w14:textId="77777777" w:rsidTr="00821783">
        <w:trPr>
          <w:trHeight w:val="506"/>
        </w:trPr>
        <w:tc>
          <w:tcPr>
            <w:tcW w:w="2658" w:type="dxa"/>
            <w:tcBorders>
              <w:tl2br w:val="nil"/>
              <w:tr2bl w:val="nil"/>
            </w:tcBorders>
            <w:shd w:val="clear" w:color="auto" w:fill="9BBB59"/>
          </w:tcPr>
          <w:p w14:paraId="22FEF024" w14:textId="77777777" w:rsidR="00F93CF0" w:rsidRDefault="00F93CF0" w:rsidP="00821783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十进制系统（</w:t>
            </w:r>
            <w:r>
              <w:rPr>
                <w:b/>
                <w:bCs/>
                <w:color w:val="FFFFFF"/>
                <w:lang w:val="zh-Hans"/>
              </w:rPr>
              <w:t>10D</w:t>
            </w:r>
            <w:r>
              <w:rPr>
                <w:b/>
                <w:bCs/>
                <w:color w:val="FFFFFF"/>
                <w:lang w:val="zh-Hans"/>
              </w:rPr>
              <w:t>）</w:t>
            </w:r>
          </w:p>
        </w:tc>
        <w:tc>
          <w:tcPr>
            <w:tcW w:w="2126" w:type="dxa"/>
            <w:tcBorders>
              <w:tl2br w:val="nil"/>
              <w:tr2bl w:val="nil"/>
            </w:tcBorders>
            <w:shd w:val="clear" w:color="auto" w:fill="9BBB59"/>
          </w:tcPr>
          <w:p w14:paraId="294F670D" w14:textId="77777777" w:rsidR="00F93CF0" w:rsidRDefault="00F93CF0" w:rsidP="00821783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十六进制（</w:t>
            </w:r>
            <w:r>
              <w:rPr>
                <w:b/>
                <w:bCs/>
                <w:color w:val="FFFFFF"/>
                <w:lang w:val="zh-Hans"/>
              </w:rPr>
              <w:t>16H</w:t>
            </w:r>
            <w:r>
              <w:rPr>
                <w:b/>
                <w:bCs/>
                <w:color w:val="FFFFFF"/>
                <w:lang w:val="zh-Hans"/>
              </w:rPr>
              <w:t>）</w:t>
            </w:r>
          </w:p>
        </w:tc>
        <w:tc>
          <w:tcPr>
            <w:tcW w:w="3738" w:type="dxa"/>
            <w:tcBorders>
              <w:tl2br w:val="nil"/>
              <w:tr2bl w:val="nil"/>
            </w:tcBorders>
            <w:shd w:val="clear" w:color="auto" w:fill="9BBB59"/>
          </w:tcPr>
          <w:p w14:paraId="66312C9F" w14:textId="77777777" w:rsidR="00F93CF0" w:rsidRDefault="00F93CF0" w:rsidP="00821783">
            <w:pPr>
              <w:spacing w:before="120"/>
              <w:rPr>
                <w:rFonts w:cs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zh-Hans"/>
              </w:rPr>
              <w:t>解释</w:t>
            </w:r>
          </w:p>
        </w:tc>
      </w:tr>
      <w:tr w:rsidR="00F93CF0" w14:paraId="2747FD0E" w14:textId="77777777" w:rsidTr="00821783">
        <w:tc>
          <w:tcPr>
            <w:tcW w:w="2658" w:type="dxa"/>
            <w:tcBorders>
              <w:tl2br w:val="nil"/>
              <w:tr2bl w:val="nil"/>
            </w:tcBorders>
            <w:shd w:val="clear" w:color="auto" w:fill="D7E3BC"/>
          </w:tcPr>
          <w:p w14:paraId="48C618E6" w14:textId="77777777" w:rsidR="00F93CF0" w:rsidRDefault="00F93CF0" w:rsidP="00821783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4097</w:t>
            </w:r>
          </w:p>
        </w:tc>
        <w:tc>
          <w:tcPr>
            <w:tcW w:w="2126" w:type="dxa"/>
            <w:tcBorders>
              <w:tl2br w:val="nil"/>
              <w:tr2bl w:val="nil"/>
            </w:tcBorders>
            <w:shd w:val="clear" w:color="auto" w:fill="D7E3BC"/>
          </w:tcPr>
          <w:p w14:paraId="72B613CE" w14:textId="77777777" w:rsidR="00F93CF0" w:rsidRDefault="00F93CF0" w:rsidP="00821783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0 x 1001</w:t>
            </w:r>
          </w:p>
        </w:tc>
        <w:tc>
          <w:tcPr>
            <w:tcW w:w="3738" w:type="dxa"/>
            <w:tcBorders>
              <w:tl2br w:val="nil"/>
              <w:tr2bl w:val="nil"/>
            </w:tcBorders>
            <w:shd w:val="clear" w:color="auto" w:fill="D7E3BC"/>
          </w:tcPr>
          <w:p w14:paraId="4E22C763" w14:textId="77777777" w:rsidR="00F93CF0" w:rsidRDefault="00F93CF0" w:rsidP="0023504E">
            <w:pPr>
              <w:spacing w:before="120"/>
              <w:rPr>
                <w:rFonts w:cs="Calibri"/>
                <w:color w:val="000000"/>
              </w:rPr>
            </w:pPr>
            <w:del w:id="1122" w:author="陈学锋" w:date="2018-07-13T23:10:00Z">
              <w:r w:rsidDel="0023504E">
                <w:rPr>
                  <w:color w:val="000000"/>
                  <w:lang w:val="zh-Hans"/>
                </w:rPr>
                <w:delText xml:space="preserve">Fails </w:delText>
              </w:r>
            </w:del>
            <w:ins w:id="1123" w:author="陈学锋" w:date="2018-07-13T23:10:00Z">
              <w:r w:rsidR="0023504E">
                <w:rPr>
                  <w:color w:val="000000"/>
                  <w:lang w:val="zh-Hans"/>
                </w:rPr>
                <w:t>无法</w:t>
              </w:r>
            </w:ins>
            <w:r>
              <w:rPr>
                <w:color w:val="000000"/>
                <w:lang w:val="zh-Hans"/>
              </w:rPr>
              <w:t>从网络</w:t>
            </w:r>
            <w:ins w:id="1124" w:author="陈学锋" w:date="2018-07-22T12:09:00Z">
              <w:r w:rsidR="006D45EA">
                <w:rPr>
                  <w:color w:val="000000"/>
                  <w:lang w:val="zh-Hans"/>
                </w:rPr>
                <w:t>读取</w:t>
              </w:r>
            </w:ins>
            <w:del w:id="1125" w:author="陈学锋" w:date="2018-07-13T23:09:00Z">
              <w:r w:rsidDel="0023504E">
                <w:rPr>
                  <w:color w:val="000000"/>
                  <w:lang w:val="zh-Hans"/>
                </w:rPr>
                <w:delText>internet</w:delText>
              </w:r>
            </w:del>
            <w:ins w:id="1126" w:author="陈学锋" w:date="2018-07-13T23:09:00Z">
              <w:r w:rsidR="0023504E">
                <w:rPr>
                  <w:color w:val="000000"/>
                  <w:lang w:val="zh-Hans"/>
                </w:rPr>
                <w:t>network</w:t>
              </w:r>
            </w:ins>
            <w:r>
              <w:rPr>
                <w:color w:val="000000"/>
                <w:lang w:val="zh-Hans"/>
              </w:rPr>
              <w:t>。</w:t>
            </w:r>
          </w:p>
        </w:tc>
      </w:tr>
      <w:tr w:rsidR="00F93CF0" w:rsidRPr="006D45EA" w14:paraId="7F9A2FF2" w14:textId="77777777" w:rsidTr="00821783">
        <w:tc>
          <w:tcPr>
            <w:tcW w:w="2658" w:type="dxa"/>
            <w:tcBorders>
              <w:tl2br w:val="nil"/>
              <w:tr2bl w:val="nil"/>
            </w:tcBorders>
            <w:shd w:val="clear" w:color="auto" w:fill="FFFFFF"/>
          </w:tcPr>
          <w:p w14:paraId="0FC3BEA2" w14:textId="77777777" w:rsidR="00F93CF0" w:rsidRDefault="00F93CF0" w:rsidP="00821783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4098</w:t>
            </w:r>
          </w:p>
        </w:tc>
        <w:tc>
          <w:tcPr>
            <w:tcW w:w="2126" w:type="dxa"/>
            <w:tcBorders>
              <w:tl2br w:val="nil"/>
              <w:tr2bl w:val="nil"/>
            </w:tcBorders>
            <w:shd w:val="clear" w:color="auto" w:fill="FFFFFF"/>
          </w:tcPr>
          <w:p w14:paraId="6374F756" w14:textId="77777777" w:rsidR="00F93CF0" w:rsidRDefault="00F93CF0" w:rsidP="00821783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0 x 1002</w:t>
            </w:r>
          </w:p>
        </w:tc>
        <w:tc>
          <w:tcPr>
            <w:tcW w:w="3738" w:type="dxa"/>
            <w:tcBorders>
              <w:tl2br w:val="nil"/>
              <w:tr2bl w:val="nil"/>
            </w:tcBorders>
            <w:shd w:val="clear" w:color="auto" w:fill="FFFFFF"/>
          </w:tcPr>
          <w:p w14:paraId="194177B6" w14:textId="77777777" w:rsidR="00F93CF0" w:rsidRDefault="00F93CF0" w:rsidP="0023504E">
            <w:pPr>
              <w:spacing w:before="120"/>
              <w:rPr>
                <w:rFonts w:cs="Calibri"/>
                <w:color w:val="000000"/>
              </w:rPr>
            </w:pPr>
            <w:del w:id="1127" w:author="陈学锋" w:date="2018-07-13T23:10:00Z">
              <w:r w:rsidDel="0023504E">
                <w:rPr>
                  <w:color w:val="000000"/>
                  <w:lang w:val="zh-Hans"/>
                </w:rPr>
                <w:delText xml:space="preserve">Fails </w:delText>
              </w:r>
            </w:del>
            <w:ins w:id="1128" w:author="陈学锋" w:date="2018-07-13T23:10:00Z">
              <w:r w:rsidR="0023504E">
                <w:rPr>
                  <w:color w:val="000000"/>
                  <w:lang w:val="zh-Hans"/>
                </w:rPr>
                <w:t>无法</w:t>
              </w:r>
            </w:ins>
            <w:r>
              <w:rPr>
                <w:color w:val="000000"/>
                <w:lang w:val="zh-Hans"/>
              </w:rPr>
              <w:t>写入</w:t>
            </w:r>
            <w:del w:id="1129" w:author="陈学锋" w:date="2018-07-13T23:09:00Z">
              <w:r w:rsidDel="0023504E">
                <w:rPr>
                  <w:color w:val="000000"/>
                  <w:lang w:val="zh-Hans"/>
                </w:rPr>
                <w:delText>into internet</w:delText>
              </w:r>
            </w:del>
            <w:ins w:id="1130" w:author="陈学锋" w:date="2018-07-13T23:09:00Z">
              <w:r w:rsidR="0023504E">
                <w:rPr>
                  <w:color w:val="000000"/>
                  <w:lang w:val="zh-Hans"/>
                </w:rPr>
                <w:t>to</w:t>
              </w:r>
            </w:ins>
            <w:ins w:id="1131" w:author="陈学锋" w:date="2018-07-22T12:09:00Z">
              <w:r w:rsidR="006D45EA">
                <w:rPr>
                  <w:color w:val="000000"/>
                  <w:lang w:val="zh-Hans"/>
                </w:rPr>
                <w:t>网络</w:t>
              </w:r>
            </w:ins>
            <w:ins w:id="1132" w:author="陈学锋" w:date="2018-07-13T23:09:00Z">
              <w:r w:rsidR="0023504E">
                <w:rPr>
                  <w:color w:val="000000"/>
                  <w:lang w:val="zh-Hans"/>
                </w:rPr>
                <w:t xml:space="preserve"> network</w:t>
              </w:r>
            </w:ins>
            <w:r>
              <w:rPr>
                <w:color w:val="000000"/>
                <w:lang w:val="zh-Hans"/>
              </w:rPr>
              <w:t>。</w:t>
            </w:r>
          </w:p>
        </w:tc>
      </w:tr>
      <w:tr w:rsidR="00F93CF0" w14:paraId="5C6E3DEA" w14:textId="77777777" w:rsidTr="00821783">
        <w:tc>
          <w:tcPr>
            <w:tcW w:w="2658" w:type="dxa"/>
            <w:tcBorders>
              <w:tl2br w:val="nil"/>
              <w:tr2bl w:val="nil"/>
            </w:tcBorders>
            <w:shd w:val="clear" w:color="auto" w:fill="D7E3BC"/>
          </w:tcPr>
          <w:p w14:paraId="592E44E8" w14:textId="77777777" w:rsidR="00F93CF0" w:rsidRDefault="00F93CF0" w:rsidP="00821783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8193</w:t>
            </w:r>
          </w:p>
        </w:tc>
        <w:tc>
          <w:tcPr>
            <w:tcW w:w="2126" w:type="dxa"/>
            <w:tcBorders>
              <w:tl2br w:val="nil"/>
              <w:tr2bl w:val="nil"/>
            </w:tcBorders>
            <w:shd w:val="clear" w:color="auto" w:fill="D7E3BC"/>
          </w:tcPr>
          <w:p w14:paraId="5F166AFF" w14:textId="77777777" w:rsidR="00F93CF0" w:rsidRDefault="00F93CF0" w:rsidP="00821783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0x2001</w:t>
            </w:r>
          </w:p>
        </w:tc>
        <w:tc>
          <w:tcPr>
            <w:tcW w:w="3738" w:type="dxa"/>
            <w:tcBorders>
              <w:tl2br w:val="nil"/>
              <w:tr2bl w:val="nil"/>
            </w:tcBorders>
            <w:shd w:val="clear" w:color="auto" w:fill="D7E3BC"/>
          </w:tcPr>
          <w:p w14:paraId="7A1395FF" w14:textId="77777777" w:rsidR="00F93CF0" w:rsidRDefault="00F93CF0" w:rsidP="0023504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时间</w:t>
            </w:r>
            <w:ins w:id="1133" w:author="陈学锋" w:date="2018-07-13T23:10:00Z">
              <w:r w:rsidR="0023504E">
                <w:rPr>
                  <w:color w:val="000000"/>
                  <w:lang w:val="zh-Hans"/>
                </w:rPr>
                <w:t>d</w:t>
              </w:r>
            </w:ins>
            <w:r>
              <w:rPr>
                <w:lang w:val="zh-Hans"/>
              </w:rPr>
              <w:t xml:space="preserve"> </w:t>
            </w:r>
            <w:r>
              <w:rPr>
                <w:color w:val="000000"/>
                <w:lang w:val="zh-Hans"/>
              </w:rPr>
              <w:t>出接受心跳</w:t>
            </w:r>
            <w:del w:id="1134" w:author="陈学锋" w:date="2018-07-13T23:09:00Z">
              <w:r w:rsidDel="0023504E">
                <w:rPr>
                  <w:color w:val="000000"/>
                  <w:lang w:val="zh-Hans"/>
                </w:rPr>
                <w:delText>ing</w:delText>
              </w:r>
            </w:del>
            <w:r>
              <w:rPr>
                <w:color w:val="000000"/>
                <w:lang w:val="zh-Hans"/>
              </w:rPr>
              <w:t>。</w:t>
            </w:r>
          </w:p>
        </w:tc>
      </w:tr>
      <w:tr w:rsidR="00F93CF0" w14:paraId="180AC0C2" w14:textId="77777777" w:rsidTr="00821783">
        <w:tc>
          <w:tcPr>
            <w:tcW w:w="2658" w:type="dxa"/>
            <w:tcBorders>
              <w:tl2br w:val="nil"/>
              <w:tr2bl w:val="nil"/>
            </w:tcBorders>
            <w:shd w:val="clear" w:color="auto" w:fill="FFFFFF"/>
          </w:tcPr>
          <w:p w14:paraId="0C4A119A" w14:textId="77777777" w:rsidR="00F93CF0" w:rsidRDefault="00F93CF0" w:rsidP="00821783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8194</w:t>
            </w:r>
          </w:p>
        </w:tc>
        <w:tc>
          <w:tcPr>
            <w:tcW w:w="2126" w:type="dxa"/>
            <w:tcBorders>
              <w:tl2br w:val="nil"/>
              <w:tr2bl w:val="nil"/>
            </w:tcBorders>
            <w:shd w:val="clear" w:color="auto" w:fill="FFFFFF"/>
          </w:tcPr>
          <w:p w14:paraId="10920163" w14:textId="77777777" w:rsidR="00F93CF0" w:rsidRDefault="00F93CF0" w:rsidP="00821783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0x 2002</w:t>
            </w:r>
          </w:p>
        </w:tc>
        <w:tc>
          <w:tcPr>
            <w:tcW w:w="3738" w:type="dxa"/>
            <w:tcBorders>
              <w:tl2br w:val="nil"/>
              <w:tr2bl w:val="nil"/>
            </w:tcBorders>
            <w:shd w:val="clear" w:color="auto" w:fill="FFFFFF"/>
          </w:tcPr>
          <w:p w14:paraId="4C4BEE88" w14:textId="77777777" w:rsidR="00F93CF0" w:rsidRDefault="00F93CF0" w:rsidP="0023504E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时间</w:t>
            </w:r>
            <w:ins w:id="1135" w:author="陈学锋" w:date="2018-07-13T23:10:00Z">
              <w:r w:rsidR="0023504E">
                <w:rPr>
                  <w:color w:val="000000"/>
                  <w:lang w:val="zh-Hans"/>
                </w:rPr>
                <w:t>d</w:t>
              </w:r>
            </w:ins>
            <w:r>
              <w:rPr>
                <w:lang w:val="zh-Hans"/>
              </w:rPr>
              <w:t xml:space="preserve"> </w:t>
            </w:r>
            <w:r>
              <w:rPr>
                <w:color w:val="000000"/>
                <w:lang w:val="zh-Hans"/>
              </w:rPr>
              <w:t>出发送心跳</w:t>
            </w:r>
            <w:del w:id="1136" w:author="陈学锋" w:date="2018-07-13T23:09:00Z">
              <w:r w:rsidDel="0023504E">
                <w:rPr>
                  <w:color w:val="000000"/>
                  <w:lang w:val="zh-Hans"/>
                </w:rPr>
                <w:delText>ing</w:delText>
              </w:r>
            </w:del>
            <w:r>
              <w:rPr>
                <w:color w:val="000000"/>
                <w:lang w:val="zh-Hans"/>
              </w:rPr>
              <w:t>。</w:t>
            </w:r>
          </w:p>
        </w:tc>
      </w:tr>
      <w:tr w:rsidR="00F93CF0" w14:paraId="19CD8184" w14:textId="77777777" w:rsidTr="00821783">
        <w:tc>
          <w:tcPr>
            <w:tcW w:w="2658" w:type="dxa"/>
            <w:tcBorders>
              <w:tl2br w:val="nil"/>
              <w:tr2bl w:val="nil"/>
            </w:tcBorders>
            <w:shd w:val="clear" w:color="auto" w:fill="D7E3BC"/>
          </w:tcPr>
          <w:p w14:paraId="6F9194C9" w14:textId="77777777" w:rsidR="00F93CF0" w:rsidRDefault="00F93CF0" w:rsidP="00821783">
            <w:pPr>
              <w:spacing w:before="120"/>
              <w:rPr>
                <w:rFonts w:cs="Calibri"/>
                <w:bCs/>
                <w:color w:val="000000"/>
              </w:rPr>
            </w:pPr>
            <w:r>
              <w:rPr>
                <w:bCs/>
                <w:color w:val="000000"/>
                <w:lang w:val="zh-Hans"/>
              </w:rPr>
              <w:t>8195</w:t>
            </w:r>
          </w:p>
        </w:tc>
        <w:tc>
          <w:tcPr>
            <w:tcW w:w="2126" w:type="dxa"/>
            <w:tcBorders>
              <w:tl2br w:val="nil"/>
              <w:tr2bl w:val="nil"/>
            </w:tcBorders>
            <w:shd w:val="clear" w:color="auto" w:fill="D7E3BC"/>
          </w:tcPr>
          <w:p w14:paraId="3F05D9B5" w14:textId="77777777" w:rsidR="00F93CF0" w:rsidRDefault="00F93CF0" w:rsidP="00821783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0x 2003</w:t>
            </w:r>
          </w:p>
        </w:tc>
        <w:tc>
          <w:tcPr>
            <w:tcW w:w="3738" w:type="dxa"/>
            <w:tcBorders>
              <w:tl2br w:val="nil"/>
              <w:tr2bl w:val="nil"/>
            </w:tcBorders>
            <w:shd w:val="clear" w:color="auto" w:fill="D7E3BC"/>
          </w:tcPr>
          <w:p w14:paraId="5E7DC3CD" w14:textId="77777777" w:rsidR="00F93CF0" w:rsidRDefault="00F93CF0" w:rsidP="00821783">
            <w:pPr>
              <w:spacing w:before="120"/>
              <w:rPr>
                <w:rFonts w:cs="Calibri"/>
                <w:color w:val="000000"/>
              </w:rPr>
            </w:pPr>
            <w:r>
              <w:rPr>
                <w:color w:val="000000"/>
                <w:lang w:val="zh-Hans"/>
              </w:rPr>
              <w:t>收到错误消息。</w:t>
            </w:r>
          </w:p>
        </w:tc>
      </w:tr>
    </w:tbl>
    <w:p w14:paraId="7BEE69F5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客户端</w:t>
      </w:r>
      <w:r>
        <w:rPr>
          <w:lang w:val="zh-Hans"/>
        </w:rPr>
        <w:t xml:space="preserve"> </w:t>
      </w:r>
      <w:del w:id="1137" w:author="陈学锋" w:date="2018-07-13T23:10:00Z">
        <w:r w:rsidDel="0023504E">
          <w:rPr>
            <w:lang w:val="zh-Hans"/>
          </w:rPr>
          <w:delText xml:space="preserve">situations </w:delText>
        </w:r>
      </w:del>
      <w:ins w:id="1138" w:author="陈学锋" w:date="2018-07-13T23:10:00Z">
        <w:r w:rsidR="0023504E">
          <w:rPr>
            <w:lang w:val="zh-Hans"/>
          </w:rPr>
          <w:t>和</w:t>
        </w:r>
        <w:r w:rsidR="0023504E">
          <w:rPr>
            <w:lang w:val="zh-Hans"/>
          </w:rPr>
          <w:t xml:space="preserve"> </w:t>
        </w:r>
      </w:ins>
      <w:r>
        <w:rPr>
          <w:lang w:val="zh-Hans"/>
        </w:rPr>
        <w:t>服务器之间的断开连接有两个原因：</w:t>
      </w:r>
    </w:p>
    <w:p w14:paraId="0463E760" w14:textId="77777777" w:rsidR="00F93CF0" w:rsidRDefault="00F93CF0" w:rsidP="00F93CF0">
      <w:pPr>
        <w:pStyle w:val="19"/>
        <w:numPr>
          <w:ilvl w:val="0"/>
          <w:numId w:val="14"/>
        </w:numPr>
        <w:tabs>
          <w:tab w:val="left" w:pos="420"/>
        </w:tabs>
        <w:rPr>
          <w:rFonts w:cs="Calibri"/>
        </w:rPr>
      </w:pPr>
      <w:r>
        <w:rPr>
          <w:lang w:val="zh-Hans"/>
        </w:rPr>
        <w:t>网络问题</w:t>
      </w:r>
      <w:ins w:id="1139" w:author="陈学锋" w:date="2018-07-13T23:10:00Z">
        <w:r w:rsidR="0023504E">
          <w:rPr>
            <w:lang w:val="zh-Hans"/>
          </w:rPr>
          <w:t>导致</w:t>
        </w:r>
      </w:ins>
      <w:r>
        <w:rPr>
          <w:lang w:val="zh-Hans"/>
        </w:rPr>
        <w:t xml:space="preserve"> d </w:t>
      </w:r>
      <w:r>
        <w:rPr>
          <w:lang w:val="zh-Hans"/>
        </w:rPr>
        <w:t>断开连接。</w:t>
      </w:r>
    </w:p>
    <w:p w14:paraId="07AFFBA9" w14:textId="77777777" w:rsidR="00F93CF0" w:rsidRDefault="00F93CF0" w:rsidP="00F93CF0">
      <w:pPr>
        <w:pStyle w:val="19"/>
        <w:numPr>
          <w:ilvl w:val="0"/>
          <w:numId w:val="14"/>
        </w:numPr>
        <w:tabs>
          <w:tab w:val="left" w:pos="420"/>
        </w:tabs>
        <w:rPr>
          <w:rFonts w:cs="Calibri"/>
        </w:rPr>
      </w:pPr>
      <w:r>
        <w:rPr>
          <w:lang w:val="zh-Hans"/>
        </w:rPr>
        <w:t>服务器</w:t>
      </w:r>
      <w:r>
        <w:rPr>
          <w:lang w:val="zh-Hans"/>
        </w:rPr>
        <w:t xml:space="preserve"> </w:t>
      </w:r>
      <w:del w:id="1140" w:author="陈学锋" w:date="2018-07-13T23:11:00Z">
        <w:r w:rsidDel="0023504E">
          <w:rPr>
            <w:lang w:val="zh-Hans"/>
          </w:rPr>
          <w:delText xml:space="preserve">disconnects </w:delText>
        </w:r>
      </w:del>
      <w:ins w:id="1141" w:author="陈学锋" w:date="2018-07-13T23:11:00Z">
        <w:r w:rsidR="0023504E">
          <w:rPr>
            <w:lang w:val="zh-Hans"/>
          </w:rPr>
          <w:t>主动</w:t>
        </w:r>
        <w:r w:rsidR="0023504E">
          <w:rPr>
            <w:lang w:val="zh-Hans"/>
          </w:rPr>
          <w:t xml:space="preserve"> </w:t>
        </w:r>
      </w:ins>
      <w:r>
        <w:rPr>
          <w:lang w:val="zh-Hans"/>
        </w:rPr>
        <w:t>断开连接。</w:t>
      </w:r>
    </w:p>
    <w:p w14:paraId="05563533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服务器主动断开连接有两个原因。</w:t>
      </w:r>
    </w:p>
    <w:p w14:paraId="57439ED9" w14:textId="77777777" w:rsidR="00F93CF0" w:rsidRDefault="00F93CF0" w:rsidP="00F93CF0">
      <w:pPr>
        <w:pStyle w:val="19"/>
        <w:numPr>
          <w:ilvl w:val="0"/>
          <w:numId w:val="14"/>
        </w:numPr>
        <w:tabs>
          <w:tab w:val="left" w:pos="420"/>
        </w:tabs>
        <w:rPr>
          <w:rFonts w:cs="Calibri"/>
        </w:rPr>
      </w:pPr>
      <w:r>
        <w:rPr>
          <w:lang w:val="zh-Hans"/>
        </w:rPr>
        <w:t>客户端很久没有从服务器收到数据包了。超时</w:t>
      </w:r>
      <w:r>
        <w:rPr>
          <w:lang w:val="zh-Hans"/>
        </w:rPr>
        <w:t xml:space="preserve"> </w:t>
      </w:r>
      <w:del w:id="1142" w:author="陈学锋" w:date="2018-07-13T23:14:00Z">
        <w:r w:rsidDel="00A24AF0">
          <w:rPr>
            <w:lang w:val="zh-Hans"/>
          </w:rPr>
          <w:delText>occurs</w:delText>
        </w:r>
      </w:del>
      <w:ins w:id="1143" w:author="陈学锋" w:date="2018-07-22T12:10:00Z">
        <w:r w:rsidR="006D45EA">
          <w:rPr>
            <w:lang w:val="zh-Hans"/>
          </w:rPr>
          <w:t>发生</w:t>
        </w:r>
      </w:ins>
      <w:r>
        <w:rPr>
          <w:lang w:val="zh-Hans"/>
        </w:rPr>
        <w:t>。</w:t>
      </w:r>
    </w:p>
    <w:p w14:paraId="5831C2F2" w14:textId="77777777" w:rsidR="00F93CF0" w:rsidRDefault="00F93CF0" w:rsidP="00F93CF0">
      <w:pPr>
        <w:pStyle w:val="19"/>
        <w:numPr>
          <w:ilvl w:val="0"/>
          <w:numId w:val="14"/>
        </w:numPr>
        <w:tabs>
          <w:tab w:val="left" w:pos="420"/>
        </w:tabs>
        <w:rPr>
          <w:rFonts w:cs="Calibri"/>
        </w:rPr>
      </w:pPr>
      <w:r>
        <w:rPr>
          <w:lang w:val="zh-Hans"/>
        </w:rPr>
        <w:t>连接</w:t>
      </w:r>
      <w:del w:id="1144" w:author="陈学锋" w:date="2018-07-13T23:13:00Z">
        <w:r w:rsidDel="00A24AF0">
          <w:rPr>
            <w:lang w:val="zh-Hans"/>
          </w:rPr>
          <w:delText xml:space="preserve">the </w:delText>
        </w:r>
      </w:del>
      <w:r>
        <w:rPr>
          <w:lang w:val="zh-Hans"/>
        </w:rPr>
        <w:t>量超过</w:t>
      </w:r>
      <w:del w:id="1145" w:author="陈学锋" w:date="2018-07-13T23:14:00Z">
        <w:r w:rsidDel="00A24AF0">
          <w:rPr>
            <w:lang w:val="zh-Hans"/>
          </w:rPr>
          <w:delText xml:space="preserve">exceeds </w:delText>
        </w:r>
      </w:del>
      <w:ins w:id="1146" w:author="陈学锋" w:date="2018-07-13T23:14:00Z">
        <w:r w:rsidR="00A24AF0">
          <w:rPr>
            <w:lang w:val="zh-Hans"/>
          </w:rPr>
          <w:t xml:space="preserve">exceeded </w:t>
        </w:r>
      </w:ins>
      <w:r>
        <w:rPr>
          <w:lang w:val="zh-Hans"/>
        </w:rPr>
        <w:t>限制。</w:t>
      </w:r>
    </w:p>
    <w:p w14:paraId="0810AF22" w14:textId="77777777" w:rsidR="00F93CF0" w:rsidRDefault="00F93CF0" w:rsidP="00F93CF0">
      <w:pPr>
        <w:rPr>
          <w:rFonts w:cs="Calibri"/>
          <w:b/>
        </w:rPr>
      </w:pPr>
      <w:r>
        <w:rPr>
          <w:b/>
          <w:lang w:val="zh-Hans"/>
        </w:rPr>
        <w:t>心跳机制</w:t>
      </w:r>
    </w:p>
    <w:p w14:paraId="031B7071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CTP</w:t>
      </w:r>
      <w:ins w:id="1147" w:author="陈学锋" w:date="2018-07-22T12:11:00Z">
        <w:r w:rsidR="006D45EA">
          <w:rPr>
            <w:lang w:val="zh-Hans"/>
          </w:rPr>
          <w:t>使用</w:t>
        </w:r>
      </w:ins>
      <w:r>
        <w:rPr>
          <w:lang w:val="zh-Hans"/>
        </w:rPr>
        <w:t>检测信号</w:t>
      </w:r>
      <w:del w:id="1148" w:author="陈学锋" w:date="2018-07-13T23:14:00Z">
        <w:r w:rsidDel="00A24AF0">
          <w:rPr>
            <w:lang w:val="zh-Hans"/>
          </w:rPr>
          <w:delText xml:space="preserve">confirm </w:delText>
        </w:r>
      </w:del>
      <w:ins w:id="1149" w:author="陈学锋" w:date="2018-07-13T23:14:00Z">
        <w:r w:rsidR="00A24AF0">
          <w:rPr>
            <w:lang w:val="zh-Hans"/>
          </w:rPr>
          <w:t>机制</w:t>
        </w:r>
      </w:ins>
      <w:r>
        <w:rPr>
          <w:lang w:val="zh-Hans"/>
        </w:rPr>
        <w:t>来判断客户端和服务器之间的连接是否有效。如果</w:t>
      </w:r>
      <w:del w:id="1150" w:author="陈学锋" w:date="2018-07-13T23:15:00Z">
        <w:r w:rsidDel="00A24AF0">
          <w:rPr>
            <w:lang w:val="zh-Hans"/>
          </w:rPr>
          <w:delText>client does not have messages to receive from the server</w:delText>
        </w:r>
      </w:del>
      <w:ins w:id="1151" w:author="陈学锋" w:date="2018-07-13T23:15:00Z">
        <w:r w:rsidR="00A24AF0">
          <w:rPr>
            <w:lang w:val="zh-Hans"/>
          </w:rPr>
          <w:t>服务器没有要发送到客户端的消息，服务器</w:t>
        </w:r>
      </w:ins>
      <w:r>
        <w:rPr>
          <w:lang w:val="zh-Hans"/>
        </w:rPr>
        <w:t>将及时向客户端发送检测信号数据包。目前，检测信号机制仅在</w:t>
      </w:r>
      <w:r>
        <w:rPr>
          <w:lang w:val="zh-Hans"/>
        </w:rPr>
        <w:t xml:space="preserve"> API</w:t>
      </w:r>
      <w:ins w:id="1152" w:author="陈学锋" w:date="2018-07-13T23:16:00Z">
        <w:r w:rsidR="00A24AF0">
          <w:rPr>
            <w:lang w:val="zh-Hans"/>
          </w:rPr>
          <w:t xml:space="preserve">and </w:t>
        </w:r>
      </w:ins>
      <w:r>
        <w:rPr>
          <w:lang w:val="zh-Hans"/>
        </w:rPr>
        <w:t>中实现，</w:t>
      </w:r>
      <w:r>
        <w:rPr>
          <w:lang w:val="zh-Hans"/>
        </w:rPr>
        <w:t xml:space="preserve">clients </w:t>
      </w:r>
      <w:del w:id="1153" w:author="陈学锋" w:date="2018-07-13T23:16:00Z">
        <w:r w:rsidDel="00A24AF0">
          <w:rPr>
            <w:lang w:val="zh-Hans"/>
          </w:rPr>
          <w:delText>may not know it</w:delText>
        </w:r>
      </w:del>
      <w:ins w:id="1154" w:author="陈学锋" w:date="2018-07-13T23:17:00Z">
        <w:r w:rsidR="00A24AF0">
          <w:rPr>
            <w:lang w:val="zh-Hans"/>
          </w:rPr>
          <w:t>客户端</w:t>
        </w:r>
      </w:ins>
      <w:ins w:id="1155" w:author="陈学锋" w:date="2018-07-13T23:16:00Z">
        <w:r w:rsidR="00A24AF0">
          <w:rPr>
            <w:lang w:val="zh-Hans"/>
          </w:rPr>
          <w:t>不知道</w:t>
        </w:r>
      </w:ins>
      <w:r>
        <w:rPr>
          <w:lang w:val="zh-Hans"/>
        </w:rPr>
        <w:t>它，因此</w:t>
      </w:r>
      <w:r>
        <w:rPr>
          <w:lang w:val="zh-Hans"/>
        </w:rPr>
        <w:t xml:space="preserve"> the </w:t>
      </w:r>
      <w:r>
        <w:rPr>
          <w:lang w:val="zh-Hans"/>
        </w:rPr>
        <w:t>不会调用</w:t>
      </w:r>
      <w:r>
        <w:rPr>
          <w:lang w:val="zh-Hans"/>
        </w:rPr>
        <w:t xml:space="preserve"> OnHeartBeat </w:t>
      </w:r>
      <w:r>
        <w:rPr>
          <w:lang w:val="zh-Hans"/>
        </w:rPr>
        <w:t>警告方法。</w:t>
      </w:r>
    </w:p>
    <w:p w14:paraId="4EB53E4C" w14:textId="77777777" w:rsidR="00F93CF0" w:rsidRDefault="00F93CF0" w:rsidP="00F93CF0">
      <w:pPr>
        <w:rPr>
          <w:rFonts w:cs="Calibri"/>
          <w:b/>
        </w:rPr>
      </w:pPr>
      <w:r>
        <w:rPr>
          <w:b/>
          <w:lang w:val="zh-Hans"/>
        </w:rPr>
        <w:lastRenderedPageBreak/>
        <w:t>超时</w:t>
      </w:r>
    </w:p>
    <w:p w14:paraId="1A23B9A3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网络延迟</w:t>
      </w:r>
      <w:r>
        <w:rPr>
          <w:lang w:val="zh-Hans"/>
        </w:rPr>
        <w:t xml:space="preserve"> </w:t>
      </w:r>
      <w:ins w:id="1156" w:author="陈学锋" w:date="2018-07-13T23:17:00Z">
        <w:r w:rsidR="00A24AF0">
          <w:rPr>
            <w:lang w:val="zh-Hans"/>
          </w:rPr>
          <w:t>可能导致服务器</w:t>
        </w:r>
        <w:r w:rsidR="00A24AF0">
          <w:rPr>
            <w:lang w:val="zh-Hans"/>
          </w:rPr>
          <w:t xml:space="preserve"> </w:t>
        </w:r>
      </w:ins>
      <w:r>
        <w:rPr>
          <w:lang w:val="zh-Hans"/>
        </w:rPr>
        <w:t>主动</w:t>
      </w:r>
      <w:del w:id="1157" w:author="陈学锋" w:date="2018-07-13T23:17:00Z">
        <w:r w:rsidDel="00A24AF0">
          <w:rPr>
            <w:lang w:val="zh-Hans"/>
          </w:rPr>
          <w:delText>s</w:delText>
        </w:r>
      </w:del>
      <w:del w:id="1158" w:author="陈学锋" w:date="2018-07-13T23:18:00Z">
        <w:r w:rsidDel="00A24AF0">
          <w:rPr>
            <w:lang w:val="zh-Hans"/>
          </w:rPr>
          <w:delText xml:space="preserve">with </w:delText>
        </w:r>
      </w:del>
      <w:ins w:id="1159" w:author="陈学锋" w:date="2018-07-13T23:18:00Z">
        <w:r w:rsidR="00A24AF0">
          <w:rPr>
            <w:lang w:val="zh-Hans"/>
          </w:rPr>
          <w:t xml:space="preserve"> </w:t>
        </w:r>
        <w:r w:rsidR="00A24AF0">
          <w:rPr>
            <w:lang w:val="zh-Hans"/>
          </w:rPr>
          <w:t>断开</w:t>
        </w:r>
        <w:r w:rsidR="00A24AF0">
          <w:rPr>
            <w:lang w:val="zh-Hans"/>
          </w:rPr>
          <w:t xml:space="preserve"> </w:t>
        </w:r>
      </w:ins>
      <w:r>
        <w:rPr>
          <w:lang w:val="zh-Hans"/>
        </w:rPr>
        <w:t>与客户端的连接。</w:t>
      </w:r>
    </w:p>
    <w:p w14:paraId="67956C64" w14:textId="77777777" w:rsidR="00F93CF0" w:rsidRDefault="00F93CF0" w:rsidP="00F93CF0">
      <w:pPr>
        <w:rPr>
          <w:rFonts w:cs="Calibri"/>
        </w:rPr>
      </w:pPr>
      <w:r>
        <w:rPr>
          <w:lang w:val="zh-Hans"/>
        </w:rPr>
        <w:t>默认超时为</w:t>
      </w:r>
      <w:del w:id="1160" w:author="陈学锋" w:date="2018-07-13T23:18:00Z">
        <w:r w:rsidDel="00A24AF0">
          <w:rPr>
            <w:lang w:val="zh-Hans"/>
          </w:rPr>
          <w:delText xml:space="preserve">sare </w:delText>
        </w:r>
      </w:del>
      <w:ins w:id="1161" w:author="陈学锋" w:date="2018-07-13T23:18:00Z">
        <w:r w:rsidR="00A24AF0">
          <w:rPr>
            <w:lang w:val="zh-Hans"/>
          </w:rPr>
          <w:t>读取</w:t>
        </w:r>
      </w:ins>
      <w:r>
        <w:rPr>
          <w:lang w:val="zh-Hans"/>
        </w:rPr>
        <w:t xml:space="preserve"> 120 </w:t>
      </w:r>
      <w:r>
        <w:rPr>
          <w:lang w:val="zh-Hans"/>
        </w:rPr>
        <w:t>秒，写入</w:t>
      </w:r>
      <w:r>
        <w:rPr>
          <w:lang w:val="zh-Hans"/>
        </w:rPr>
        <w:t xml:space="preserve"> 60 </w:t>
      </w:r>
      <w:r>
        <w:rPr>
          <w:lang w:val="zh-Hans"/>
        </w:rPr>
        <w:t>秒，检测信号</w:t>
      </w:r>
      <w:r>
        <w:rPr>
          <w:lang w:val="zh-Hans"/>
        </w:rPr>
        <w:t xml:space="preserve"> 80 </w:t>
      </w:r>
      <w:r>
        <w:rPr>
          <w:lang w:val="zh-Hans"/>
        </w:rPr>
        <w:t>秒</w:t>
      </w:r>
      <w:ins w:id="1162" w:author="陈学锋" w:date="2018-07-22T12:11:00Z">
        <w:r w:rsidR="006D45EA">
          <w:rPr>
            <w:lang w:val="zh-Hans"/>
          </w:rPr>
          <w:t>s</w:t>
        </w:r>
      </w:ins>
      <w:r>
        <w:rPr>
          <w:lang w:val="zh-Hans"/>
        </w:rPr>
        <w:t>。</w:t>
      </w:r>
    </w:p>
    <w:p w14:paraId="6A6C31C9" w14:textId="00B1C6BB" w:rsidR="00F93CF0" w:rsidRDefault="00F93CF0" w:rsidP="00F93CF0">
      <w:pPr>
        <w:rPr>
          <w:rFonts w:cs="Calibri"/>
        </w:rPr>
      </w:pPr>
      <w:r>
        <w:rPr>
          <w:lang w:val="zh-Hans"/>
        </w:rPr>
        <w:t>当客户端和服务器断开连接时，交易</w:t>
      </w:r>
      <w:r>
        <w:rPr>
          <w:lang w:val="zh-Hans"/>
        </w:rPr>
        <w:t xml:space="preserve"> API </w:t>
      </w:r>
      <w:r>
        <w:rPr>
          <w:lang w:val="zh-Hans"/>
        </w:rPr>
        <w:t>将尝试每</w:t>
      </w:r>
      <w:r>
        <w:rPr>
          <w:lang w:val="zh-Hans"/>
        </w:rPr>
        <w:t xml:space="preserve"> 5 </w:t>
      </w:r>
      <w:r>
        <w:rPr>
          <w:lang w:val="zh-Hans"/>
        </w:rPr>
        <w:t>秒自动重新连接一次。</w:t>
      </w:r>
      <w:bookmarkEnd w:id="1024"/>
      <w:bookmarkEnd w:id="1025"/>
    </w:p>
    <w:sectPr w:rsidR="00F93CF0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780" w:right="1086" w:bottom="966" w:left="920" w:header="851" w:footer="992" w:gutter="0"/>
      <w:pgNumType w:fmt="decimalFullWidth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7CEB75" w14:textId="77777777" w:rsidR="00C4760A" w:rsidRDefault="00C4760A">
      <w:pPr>
        <w:spacing w:after="0" w:line="240" w:lineRule="auto"/>
      </w:pPr>
      <w:r>
        <w:rPr>
          <w:lang w:val="zh-Hans"/>
        </w:rPr>
        <w:separator/>
      </w:r>
    </w:p>
  </w:endnote>
  <w:endnote w:type="continuationSeparator" w:id="0">
    <w:p w14:paraId="1817D513" w14:textId="77777777" w:rsidR="00C4760A" w:rsidRDefault="00C4760A">
      <w:pPr>
        <w:spacing w:after="0" w:line="240" w:lineRule="auto"/>
      </w:pPr>
      <w:r>
        <w:rPr>
          <w:lang w:val="zh-Han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90BAE" w14:textId="77777777" w:rsidR="00324FBA" w:rsidRDefault="00324FBA">
    <w:pPr>
      <w:spacing w:after="0"/>
    </w:pPr>
    <w:r>
      <w:rPr>
        <w:noProof/>
        <w:sz w:val="21"/>
        <w:lang w:val="zh-Han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E781C50" wp14:editId="10E32E1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14935" cy="297180"/>
              <wp:effectExtent l="0" t="0" r="0" b="0"/>
              <wp:wrapNone/>
              <wp:docPr id="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55A251" w14:textId="77777777" w:rsidR="00324FBA" w:rsidRDefault="00324FBA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zh-Hans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lang w:val="zh-Hans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  <w:lang w:val="zh-Hans"/>
                            </w:rPr>
                            <w:fldChar w:fldCharType="separate"/>
                          </w:r>
                          <w:r w:rsidR="006D45EA">
                            <w:rPr>
                              <w:noProof/>
                              <w:sz w:val="18"/>
                              <w:lang w:val="zh-Hans"/>
                            </w:rPr>
                            <w:t>48</w:t>
                          </w:r>
                          <w:r>
                            <w:rPr>
                              <w:sz w:val="18"/>
                              <w:lang w:val="zh-Han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781C50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7" type="#_x0000_t202" style="position:absolute;margin-left:-42.15pt;margin-top:0;width:9.05pt;height:23.4pt;z-index:25165772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" filled="f" stroked="f">
              <v:textbox style="mso-fit-shape-to-text:t" inset="0,0,0,0">
                <w:txbxContent>
                  <w:p w14:paraId="7855A251" w14:textId="77777777" w:rsidR="00324FBA" w:rsidRDefault="00324FBA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  <w:lang w:val="zh-Hans"/>
                      </w:rPr>
                      <w:fldChar w:fldCharType="begin"/>
                    </w:r>
                    <w:r>
                      <w:rPr>
                        <w:sz w:val="18"/>
                        <w:lang w:val="zh-Hans"/>
                      </w:rPr>
                      <w:instrText xml:space="preserve"> PAGE  \* MERGEFORMAT </w:instrText>
                    </w:r>
                    <w:r>
                      <w:rPr>
                        <w:sz w:val="18"/>
                        <w:lang w:val="zh-Hans"/>
                      </w:rPr>
                      <w:fldChar w:fldCharType="separate"/>
                    </w:r>
                    <w:r w:rsidR="006D45EA">
                      <w:rPr>
                        <w:noProof/>
                        <w:sz w:val="18"/>
                        <w:lang w:val="zh-Hans"/>
                      </w:rPr>
                      <w:t>48</w:t>
                    </w:r>
                    <w:r>
                      <w:rPr>
                        <w:sz w:val="18"/>
                        <w:lang w:val="zh-Han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color w:val="808080"/>
        <w:sz w:val="21"/>
        <w:szCs w:val="21"/>
        <w:lang w:val="zh-Hans"/>
      </w:rPr>
      <w:t xml:space="preserve"> </w:t>
    </w:r>
    <w:r>
      <w:rPr>
        <w:color w:val="808080"/>
        <w:sz w:val="21"/>
        <w:szCs w:val="21"/>
        <w:lang w:val="zh-Hans"/>
      </w:rPr>
      <w:sym w:font="Symbol" w:char="F0D3"/>
    </w:r>
    <w:r>
      <w:rPr>
        <w:sz w:val="21"/>
        <w:szCs w:val="21"/>
        <w:lang w:val="zh-Hans"/>
      </w:rPr>
      <w:t xml:space="preserve"> </w:t>
    </w:r>
    <w:r>
      <w:rPr>
        <w:color w:val="808080"/>
        <w:sz w:val="21"/>
        <w:szCs w:val="21"/>
        <w:lang w:val="zh-Hans"/>
      </w:rPr>
      <w:t>上海未来信息技术有限公司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16D69" w14:textId="77777777" w:rsidR="00324FBA" w:rsidRDefault="00324FBA">
    <w:pPr>
      <w:pStyle w:val="af1"/>
    </w:pPr>
    <w:r>
      <w:rPr>
        <w:noProof/>
        <w:lang w:val="zh-Han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740A0F3" wp14:editId="256B42DA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14935" cy="297180"/>
              <wp:effectExtent l="0" t="0" r="0" b="0"/>
              <wp:wrapNone/>
              <wp:docPr id="1" name="文本框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74BC16" w14:textId="77777777" w:rsidR="00324FBA" w:rsidRDefault="00324FBA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zh-Hans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lang w:val="zh-Hans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  <w:lang w:val="zh-Hans"/>
                            </w:rPr>
                            <w:fldChar w:fldCharType="separate"/>
                          </w:r>
                          <w:r w:rsidR="006D45EA">
                            <w:rPr>
                              <w:noProof/>
                              <w:sz w:val="18"/>
                              <w:lang w:val="zh-Hans"/>
                            </w:rPr>
                            <w:t>１</w:t>
                          </w:r>
                          <w:r>
                            <w:rPr>
                              <w:sz w:val="18"/>
                              <w:lang w:val="zh-Han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40A0F3" id="_x0000_t202" coordsize="21600,21600" o:spt="202" path="m,l,21600r21600,l21600,xe">
              <v:stroke joinstyle="miter"/>
              <v:path gradientshapeok="t" o:connecttype="rect"/>
            </v:shapetype>
            <v:shape id="文本框 34" o:spid="_x0000_s1028" type="#_x0000_t202" style="position:absolute;margin-left:-42.15pt;margin-top:0;width:9.05pt;height:23.4pt;z-index:25165875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" filled="f" stroked="f">
              <v:textbox style="mso-fit-shape-to-text:t" inset="0,0,0,0">
                <w:txbxContent>
                  <w:p w14:paraId="3D74BC16" w14:textId="77777777" w:rsidR="00324FBA" w:rsidRDefault="00324FBA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  <w:lang w:val="zh-Hans"/>
                      </w:rPr>
                      <w:fldChar w:fldCharType="begin"/>
                    </w:r>
                    <w:r>
                      <w:rPr>
                        <w:sz w:val="18"/>
                        <w:lang w:val="zh-Hans"/>
                      </w:rPr>
                      <w:instrText xml:space="preserve"> PAGE  \* MERGEFORMAT </w:instrText>
                    </w:r>
                    <w:r>
                      <w:rPr>
                        <w:sz w:val="18"/>
                        <w:lang w:val="zh-Hans"/>
                      </w:rPr>
                      <w:fldChar w:fldCharType="separate"/>
                    </w:r>
                    <w:r w:rsidR="006D45EA">
                      <w:rPr>
                        <w:noProof/>
                        <w:sz w:val="18"/>
                        <w:lang w:val="zh-Hans"/>
                      </w:rPr>
                      <w:t>１</w:t>
                    </w:r>
                    <w:r>
                      <w:rPr>
                        <w:sz w:val="18"/>
                        <w:lang w:val="zh-Han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890B5" w14:textId="77777777" w:rsidR="00C4760A" w:rsidRDefault="00C4760A">
      <w:pPr>
        <w:spacing w:after="0" w:line="240" w:lineRule="auto"/>
      </w:pPr>
      <w:r>
        <w:rPr>
          <w:lang w:val="zh-Hans"/>
        </w:rPr>
        <w:separator/>
      </w:r>
    </w:p>
  </w:footnote>
  <w:footnote w:type="continuationSeparator" w:id="0">
    <w:p w14:paraId="1EF59B32" w14:textId="77777777" w:rsidR="00C4760A" w:rsidRDefault="00C4760A">
      <w:pPr>
        <w:spacing w:after="0" w:line="240" w:lineRule="auto"/>
      </w:pPr>
      <w:r>
        <w:rPr>
          <w:lang w:val="zh-Han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4B9DED" w14:textId="77777777" w:rsidR="00324FBA" w:rsidRDefault="00324FBA">
    <w:pPr>
      <w:spacing w:before="120" w:after="160" w:line="264" w:lineRule="auto"/>
      <w:rPr>
        <w:rFonts w:cs="Calibri"/>
      </w:rPr>
    </w:pPr>
    <w:r>
      <w:rPr>
        <w:color w:val="4F81BD"/>
        <w:sz w:val="20"/>
        <w:lang w:val="zh-Hans"/>
      </w:rPr>
      <w:t xml:space="preserve"> CTP </w:t>
    </w:r>
    <w:r>
      <w:rPr>
        <w:color w:val="4F81BD"/>
        <w:sz w:val="20"/>
        <w:lang w:val="zh-Hans"/>
      </w:rPr>
      <w:t>客户端开发</w:t>
    </w:r>
    <w:del w:id="1163" w:author="陈学锋" w:date="2018-07-09T20:52:00Z">
      <w:r w:rsidDel="003D67B0">
        <w:rPr>
          <w:color w:val="4F81BD"/>
          <w:sz w:val="20"/>
          <w:lang w:val="zh-Hans"/>
        </w:rPr>
        <w:delText>Guidance</w:delText>
      </w:r>
    </w:del>
    <w:ins w:id="1164" w:author="陈学锋" w:date="2018-07-09T20:52:00Z">
      <w:r>
        <w:rPr>
          <w:color w:val="4F81BD"/>
          <w:sz w:val="20"/>
          <w:lang w:val="zh-Hans"/>
        </w:rPr>
        <w:t>G</w:t>
      </w:r>
    </w:ins>
    <w:ins w:id="1165" w:author="陈学锋" w:date="2018-07-09T20:53:00Z">
      <w:r>
        <w:rPr>
          <w:color w:val="4F81BD"/>
          <w:sz w:val="20"/>
          <w:lang w:val="zh-Hans"/>
        </w:rPr>
        <w:t>逃脱</w:t>
      </w:r>
    </w:ins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A4DA4" w14:textId="77777777" w:rsidR="00324FBA" w:rsidRDefault="00324FBA">
    <w:pPr>
      <w:pStyle w:val="a9"/>
      <w:pBdr>
        <w:bottom w:val="none" w:sz="0" w:space="1" w:color="auto"/>
      </w:pBdr>
    </w:pPr>
    <w:r>
      <w:rPr>
        <w:noProof/>
        <w:lang w:val="zh-Hans"/>
      </w:rPr>
      <w:drawing>
        <wp:anchor distT="0" distB="0" distL="114300" distR="114300" simplePos="0" relativeHeight="251656704" behindDoc="0" locked="0" layoutInCell="1" allowOverlap="1" wp14:anchorId="766ADF2C" wp14:editId="7D008022">
          <wp:simplePos x="0" y="0"/>
          <wp:positionH relativeFrom="column">
            <wp:posOffset>3175</wp:posOffset>
          </wp:positionH>
          <wp:positionV relativeFrom="paragraph">
            <wp:posOffset>-352425</wp:posOffset>
          </wp:positionV>
          <wp:extent cx="3009900" cy="617855"/>
          <wp:effectExtent l="0" t="0" r="0" b="0"/>
          <wp:wrapSquare wrapText="bothSides"/>
          <wp:docPr id="2" name="图片 15" descr="说明: 中英文+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5" descr="说明: 中英文+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09900" cy="617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D32F5"/>
    <w:multiLevelType w:val="multilevel"/>
    <w:tmpl w:val="035D32F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614981"/>
    <w:multiLevelType w:val="hybridMultilevel"/>
    <w:tmpl w:val="485E8FB6"/>
    <w:lvl w:ilvl="0" w:tplc="740A23F2">
      <w:start w:val="4"/>
      <w:numFmt w:val="bullet"/>
      <w:lvlText w:val="■"/>
      <w:lvlJc w:val="left"/>
      <w:pPr>
        <w:ind w:left="360" w:hanging="360"/>
      </w:pPr>
      <w:rPr>
        <w:rFonts w:ascii="宋体" w:eastAsia="宋体" w:hAnsi="宋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D81E03"/>
    <w:multiLevelType w:val="multilevel"/>
    <w:tmpl w:val="12D81E03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936AFD"/>
    <w:multiLevelType w:val="multilevel"/>
    <w:tmpl w:val="15936AFD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880242F"/>
    <w:multiLevelType w:val="multilevel"/>
    <w:tmpl w:val="1880242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9D67D9"/>
    <w:multiLevelType w:val="multilevel"/>
    <w:tmpl w:val="2E9D67D9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545C3645"/>
    <w:multiLevelType w:val="singleLevel"/>
    <w:tmpl w:val="545C3645"/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45C3758"/>
    <w:multiLevelType w:val="singleLevel"/>
    <w:tmpl w:val="545C3758"/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45C6C9A"/>
    <w:multiLevelType w:val="singleLevel"/>
    <w:tmpl w:val="545C6C9A"/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45C6CA9"/>
    <w:multiLevelType w:val="singleLevel"/>
    <w:tmpl w:val="545C6CA9"/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45C6CBA"/>
    <w:multiLevelType w:val="singleLevel"/>
    <w:tmpl w:val="545C6CBA"/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6AAE6AE2"/>
    <w:multiLevelType w:val="multilevel"/>
    <w:tmpl w:val="6AAE6A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002A81"/>
    <w:multiLevelType w:val="multilevel"/>
    <w:tmpl w:val="6F002A8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F96754"/>
    <w:multiLevelType w:val="multilevel"/>
    <w:tmpl w:val="6FF9675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883178F"/>
    <w:multiLevelType w:val="multilevel"/>
    <w:tmpl w:val="7883178F"/>
    <w:lvl w:ilvl="0">
      <w:start w:val="1"/>
      <w:numFmt w:val="bullet"/>
      <w:lvlText w:val="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2"/>
  </w:num>
  <w:num w:numId="4">
    <w:abstractNumId w:val="6"/>
  </w:num>
  <w:num w:numId="5">
    <w:abstractNumId w:val="14"/>
  </w:num>
  <w:num w:numId="6">
    <w:abstractNumId w:val="4"/>
  </w:num>
  <w:num w:numId="7">
    <w:abstractNumId w:val="3"/>
  </w:num>
  <w:num w:numId="8">
    <w:abstractNumId w:val="7"/>
  </w:num>
  <w:num w:numId="9">
    <w:abstractNumId w:val="12"/>
  </w:num>
  <w:num w:numId="10">
    <w:abstractNumId w:val="11"/>
  </w:num>
  <w:num w:numId="11">
    <w:abstractNumId w:val="0"/>
  </w:num>
  <w:num w:numId="12">
    <w:abstractNumId w:val="8"/>
  </w:num>
  <w:num w:numId="13">
    <w:abstractNumId w:val="9"/>
  </w:num>
  <w:num w:numId="14">
    <w:abstractNumId w:val="10"/>
  </w:num>
  <w:num w:numId="1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陈学锋">
    <w15:presenceInfo w15:providerId="AD" w15:userId="S-1-5-21-985973948-3989397396-3577687851-59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912"/>
    <w:rsid w:val="000001D2"/>
    <w:rsid w:val="0000048D"/>
    <w:rsid w:val="000005AC"/>
    <w:rsid w:val="000019B8"/>
    <w:rsid w:val="00001D0C"/>
    <w:rsid w:val="00001E3D"/>
    <w:rsid w:val="00002FDC"/>
    <w:rsid w:val="00005DF6"/>
    <w:rsid w:val="000079A0"/>
    <w:rsid w:val="000100A1"/>
    <w:rsid w:val="000100DE"/>
    <w:rsid w:val="0001014C"/>
    <w:rsid w:val="00010872"/>
    <w:rsid w:val="0001182E"/>
    <w:rsid w:val="00011AA2"/>
    <w:rsid w:val="00012204"/>
    <w:rsid w:val="00012653"/>
    <w:rsid w:val="00012707"/>
    <w:rsid w:val="0001358D"/>
    <w:rsid w:val="00013679"/>
    <w:rsid w:val="0001502E"/>
    <w:rsid w:val="000151EB"/>
    <w:rsid w:val="00015E7E"/>
    <w:rsid w:val="00016087"/>
    <w:rsid w:val="00016AB1"/>
    <w:rsid w:val="00020A92"/>
    <w:rsid w:val="00020D11"/>
    <w:rsid w:val="000215B0"/>
    <w:rsid w:val="000226EA"/>
    <w:rsid w:val="0002309B"/>
    <w:rsid w:val="0002362A"/>
    <w:rsid w:val="0002380D"/>
    <w:rsid w:val="000255F7"/>
    <w:rsid w:val="00026C38"/>
    <w:rsid w:val="000270D8"/>
    <w:rsid w:val="000274A6"/>
    <w:rsid w:val="00030F96"/>
    <w:rsid w:val="00032A60"/>
    <w:rsid w:val="00032C56"/>
    <w:rsid w:val="00033606"/>
    <w:rsid w:val="000348AF"/>
    <w:rsid w:val="000354D4"/>
    <w:rsid w:val="00036B47"/>
    <w:rsid w:val="000378E7"/>
    <w:rsid w:val="00040E1D"/>
    <w:rsid w:val="0004118F"/>
    <w:rsid w:val="000412E6"/>
    <w:rsid w:val="00041349"/>
    <w:rsid w:val="000417C4"/>
    <w:rsid w:val="00042122"/>
    <w:rsid w:val="00043481"/>
    <w:rsid w:val="0004387B"/>
    <w:rsid w:val="00043949"/>
    <w:rsid w:val="0004449E"/>
    <w:rsid w:val="0004485F"/>
    <w:rsid w:val="000455A9"/>
    <w:rsid w:val="00046153"/>
    <w:rsid w:val="00046441"/>
    <w:rsid w:val="0004655A"/>
    <w:rsid w:val="00046813"/>
    <w:rsid w:val="00046A37"/>
    <w:rsid w:val="00047A5C"/>
    <w:rsid w:val="00051CD4"/>
    <w:rsid w:val="00051DB2"/>
    <w:rsid w:val="0005209C"/>
    <w:rsid w:val="00052123"/>
    <w:rsid w:val="00052691"/>
    <w:rsid w:val="00052910"/>
    <w:rsid w:val="00052C70"/>
    <w:rsid w:val="00052F14"/>
    <w:rsid w:val="000531EE"/>
    <w:rsid w:val="00053597"/>
    <w:rsid w:val="00053A54"/>
    <w:rsid w:val="00054451"/>
    <w:rsid w:val="000547BD"/>
    <w:rsid w:val="00054B06"/>
    <w:rsid w:val="00055C85"/>
    <w:rsid w:val="00056A5D"/>
    <w:rsid w:val="00056E9A"/>
    <w:rsid w:val="000577AF"/>
    <w:rsid w:val="0006005D"/>
    <w:rsid w:val="00060E45"/>
    <w:rsid w:val="00060F75"/>
    <w:rsid w:val="00063B17"/>
    <w:rsid w:val="00063E0A"/>
    <w:rsid w:val="000643AD"/>
    <w:rsid w:val="00064433"/>
    <w:rsid w:val="00064A85"/>
    <w:rsid w:val="00064DF7"/>
    <w:rsid w:val="00064F70"/>
    <w:rsid w:val="0006562A"/>
    <w:rsid w:val="000661AA"/>
    <w:rsid w:val="000704F7"/>
    <w:rsid w:val="000706DC"/>
    <w:rsid w:val="000748DE"/>
    <w:rsid w:val="00074B56"/>
    <w:rsid w:val="000752FC"/>
    <w:rsid w:val="0007586B"/>
    <w:rsid w:val="000759DE"/>
    <w:rsid w:val="000766B2"/>
    <w:rsid w:val="0007717E"/>
    <w:rsid w:val="00077BBA"/>
    <w:rsid w:val="00077D2C"/>
    <w:rsid w:val="00080C3E"/>
    <w:rsid w:val="0008193B"/>
    <w:rsid w:val="00081E7A"/>
    <w:rsid w:val="00082946"/>
    <w:rsid w:val="000835A0"/>
    <w:rsid w:val="000855A6"/>
    <w:rsid w:val="000869C8"/>
    <w:rsid w:val="000923DA"/>
    <w:rsid w:val="000924A1"/>
    <w:rsid w:val="00092D79"/>
    <w:rsid w:val="00093626"/>
    <w:rsid w:val="00094021"/>
    <w:rsid w:val="000941B6"/>
    <w:rsid w:val="000952C7"/>
    <w:rsid w:val="00095444"/>
    <w:rsid w:val="00095BCF"/>
    <w:rsid w:val="000A0F3E"/>
    <w:rsid w:val="000A18E5"/>
    <w:rsid w:val="000A26A5"/>
    <w:rsid w:val="000A2A45"/>
    <w:rsid w:val="000A370D"/>
    <w:rsid w:val="000A4096"/>
    <w:rsid w:val="000A4B1A"/>
    <w:rsid w:val="000A5035"/>
    <w:rsid w:val="000A54CE"/>
    <w:rsid w:val="000A5C24"/>
    <w:rsid w:val="000A695B"/>
    <w:rsid w:val="000A6C5C"/>
    <w:rsid w:val="000B07AE"/>
    <w:rsid w:val="000B41AF"/>
    <w:rsid w:val="000B5135"/>
    <w:rsid w:val="000B61B6"/>
    <w:rsid w:val="000B6F02"/>
    <w:rsid w:val="000B7277"/>
    <w:rsid w:val="000C0A0F"/>
    <w:rsid w:val="000C192B"/>
    <w:rsid w:val="000C2257"/>
    <w:rsid w:val="000C2D59"/>
    <w:rsid w:val="000C36F2"/>
    <w:rsid w:val="000C3E54"/>
    <w:rsid w:val="000C51F6"/>
    <w:rsid w:val="000C7159"/>
    <w:rsid w:val="000D169F"/>
    <w:rsid w:val="000D390C"/>
    <w:rsid w:val="000D3998"/>
    <w:rsid w:val="000D56D3"/>
    <w:rsid w:val="000D5F44"/>
    <w:rsid w:val="000D6062"/>
    <w:rsid w:val="000D6D3B"/>
    <w:rsid w:val="000D6FF2"/>
    <w:rsid w:val="000D73ED"/>
    <w:rsid w:val="000D7887"/>
    <w:rsid w:val="000D7D1F"/>
    <w:rsid w:val="000E036A"/>
    <w:rsid w:val="000E09A7"/>
    <w:rsid w:val="000E0C26"/>
    <w:rsid w:val="000E12D6"/>
    <w:rsid w:val="000E2482"/>
    <w:rsid w:val="000E2B2D"/>
    <w:rsid w:val="000E2C8F"/>
    <w:rsid w:val="000E3B9F"/>
    <w:rsid w:val="000E3D9D"/>
    <w:rsid w:val="000E46E1"/>
    <w:rsid w:val="000E5372"/>
    <w:rsid w:val="000E5921"/>
    <w:rsid w:val="000E5D0A"/>
    <w:rsid w:val="000E65B1"/>
    <w:rsid w:val="000E7E32"/>
    <w:rsid w:val="000F0CB0"/>
    <w:rsid w:val="000F0D8D"/>
    <w:rsid w:val="000F10E7"/>
    <w:rsid w:val="000F1A83"/>
    <w:rsid w:val="000F1EF2"/>
    <w:rsid w:val="000F2CA1"/>
    <w:rsid w:val="000F37F9"/>
    <w:rsid w:val="000F39E7"/>
    <w:rsid w:val="000F3B8C"/>
    <w:rsid w:val="000F3E1E"/>
    <w:rsid w:val="000F3F7D"/>
    <w:rsid w:val="000F4996"/>
    <w:rsid w:val="000F4B2B"/>
    <w:rsid w:val="000F4D74"/>
    <w:rsid w:val="000F6012"/>
    <w:rsid w:val="000F7EC9"/>
    <w:rsid w:val="00102133"/>
    <w:rsid w:val="00104840"/>
    <w:rsid w:val="001053CC"/>
    <w:rsid w:val="0010580E"/>
    <w:rsid w:val="0010595B"/>
    <w:rsid w:val="00107457"/>
    <w:rsid w:val="00112121"/>
    <w:rsid w:val="00113FFE"/>
    <w:rsid w:val="00114291"/>
    <w:rsid w:val="001142D2"/>
    <w:rsid w:val="0011438E"/>
    <w:rsid w:val="001146CC"/>
    <w:rsid w:val="0011503E"/>
    <w:rsid w:val="00115DA2"/>
    <w:rsid w:val="00115DDA"/>
    <w:rsid w:val="001161CD"/>
    <w:rsid w:val="0011637C"/>
    <w:rsid w:val="00121691"/>
    <w:rsid w:val="00121CF3"/>
    <w:rsid w:val="00122BA4"/>
    <w:rsid w:val="0012334E"/>
    <w:rsid w:val="001235AF"/>
    <w:rsid w:val="001242C5"/>
    <w:rsid w:val="00125062"/>
    <w:rsid w:val="001252AB"/>
    <w:rsid w:val="00125507"/>
    <w:rsid w:val="001263BA"/>
    <w:rsid w:val="00126C68"/>
    <w:rsid w:val="0012752D"/>
    <w:rsid w:val="0012777D"/>
    <w:rsid w:val="00127E80"/>
    <w:rsid w:val="001301A2"/>
    <w:rsid w:val="00131443"/>
    <w:rsid w:val="0013155C"/>
    <w:rsid w:val="00131883"/>
    <w:rsid w:val="0013283B"/>
    <w:rsid w:val="00132CB8"/>
    <w:rsid w:val="0013301A"/>
    <w:rsid w:val="00133A50"/>
    <w:rsid w:val="00133EBF"/>
    <w:rsid w:val="0013483D"/>
    <w:rsid w:val="001350B3"/>
    <w:rsid w:val="0013531E"/>
    <w:rsid w:val="001364AF"/>
    <w:rsid w:val="00136614"/>
    <w:rsid w:val="0013674E"/>
    <w:rsid w:val="001367EA"/>
    <w:rsid w:val="00136A1C"/>
    <w:rsid w:val="001371CD"/>
    <w:rsid w:val="001378AF"/>
    <w:rsid w:val="00137968"/>
    <w:rsid w:val="001400A4"/>
    <w:rsid w:val="001408AD"/>
    <w:rsid w:val="001409AC"/>
    <w:rsid w:val="00140E5A"/>
    <w:rsid w:val="00141B18"/>
    <w:rsid w:val="0014218C"/>
    <w:rsid w:val="00143649"/>
    <w:rsid w:val="00144187"/>
    <w:rsid w:val="00144237"/>
    <w:rsid w:val="00145FE0"/>
    <w:rsid w:val="00146FF3"/>
    <w:rsid w:val="00150B05"/>
    <w:rsid w:val="001510C7"/>
    <w:rsid w:val="0015183C"/>
    <w:rsid w:val="001527E4"/>
    <w:rsid w:val="00153361"/>
    <w:rsid w:val="001534BC"/>
    <w:rsid w:val="00153747"/>
    <w:rsid w:val="00154128"/>
    <w:rsid w:val="0015601A"/>
    <w:rsid w:val="0015698A"/>
    <w:rsid w:val="00157D69"/>
    <w:rsid w:val="00160A2D"/>
    <w:rsid w:val="00160BE4"/>
    <w:rsid w:val="00161216"/>
    <w:rsid w:val="001635A5"/>
    <w:rsid w:val="00163C2A"/>
    <w:rsid w:val="00163E60"/>
    <w:rsid w:val="00165E22"/>
    <w:rsid w:val="0016624B"/>
    <w:rsid w:val="0016627B"/>
    <w:rsid w:val="0016768F"/>
    <w:rsid w:val="00167AAA"/>
    <w:rsid w:val="00167E06"/>
    <w:rsid w:val="001716C2"/>
    <w:rsid w:val="0017235C"/>
    <w:rsid w:val="001733FD"/>
    <w:rsid w:val="001742E9"/>
    <w:rsid w:val="00175204"/>
    <w:rsid w:val="001753AD"/>
    <w:rsid w:val="00175F57"/>
    <w:rsid w:val="00177239"/>
    <w:rsid w:val="001773BD"/>
    <w:rsid w:val="001816B0"/>
    <w:rsid w:val="00182011"/>
    <w:rsid w:val="00183336"/>
    <w:rsid w:val="00183412"/>
    <w:rsid w:val="00183B53"/>
    <w:rsid w:val="00183DAC"/>
    <w:rsid w:val="00185711"/>
    <w:rsid w:val="0018677C"/>
    <w:rsid w:val="001907B1"/>
    <w:rsid w:val="00191273"/>
    <w:rsid w:val="001919B2"/>
    <w:rsid w:val="00192271"/>
    <w:rsid w:val="001927A0"/>
    <w:rsid w:val="00192D8E"/>
    <w:rsid w:val="0019300B"/>
    <w:rsid w:val="00193E52"/>
    <w:rsid w:val="00194912"/>
    <w:rsid w:val="00194BA2"/>
    <w:rsid w:val="00195AD3"/>
    <w:rsid w:val="00195B01"/>
    <w:rsid w:val="0019638C"/>
    <w:rsid w:val="001A06AD"/>
    <w:rsid w:val="001A0B26"/>
    <w:rsid w:val="001A1409"/>
    <w:rsid w:val="001A2F6D"/>
    <w:rsid w:val="001A3FAB"/>
    <w:rsid w:val="001A5F99"/>
    <w:rsid w:val="001A6C5E"/>
    <w:rsid w:val="001A6D47"/>
    <w:rsid w:val="001A772A"/>
    <w:rsid w:val="001A772E"/>
    <w:rsid w:val="001B0D01"/>
    <w:rsid w:val="001B2246"/>
    <w:rsid w:val="001B2308"/>
    <w:rsid w:val="001B42F0"/>
    <w:rsid w:val="001B4319"/>
    <w:rsid w:val="001B45CA"/>
    <w:rsid w:val="001B51D5"/>
    <w:rsid w:val="001C09A6"/>
    <w:rsid w:val="001C114B"/>
    <w:rsid w:val="001C155E"/>
    <w:rsid w:val="001C1C03"/>
    <w:rsid w:val="001C2F75"/>
    <w:rsid w:val="001C301F"/>
    <w:rsid w:val="001C34BB"/>
    <w:rsid w:val="001C3FF6"/>
    <w:rsid w:val="001C5B40"/>
    <w:rsid w:val="001D0B1F"/>
    <w:rsid w:val="001D10CA"/>
    <w:rsid w:val="001D300F"/>
    <w:rsid w:val="001D3714"/>
    <w:rsid w:val="001D3F53"/>
    <w:rsid w:val="001D511C"/>
    <w:rsid w:val="001D5B3F"/>
    <w:rsid w:val="001D682C"/>
    <w:rsid w:val="001D69A5"/>
    <w:rsid w:val="001D6FFF"/>
    <w:rsid w:val="001D72ED"/>
    <w:rsid w:val="001D770C"/>
    <w:rsid w:val="001D77BA"/>
    <w:rsid w:val="001E0031"/>
    <w:rsid w:val="001E03B6"/>
    <w:rsid w:val="001E0DC5"/>
    <w:rsid w:val="001E125B"/>
    <w:rsid w:val="001E1890"/>
    <w:rsid w:val="001E1DD2"/>
    <w:rsid w:val="001E344A"/>
    <w:rsid w:val="001E5160"/>
    <w:rsid w:val="001E55CE"/>
    <w:rsid w:val="001E700E"/>
    <w:rsid w:val="001E7118"/>
    <w:rsid w:val="001E72E4"/>
    <w:rsid w:val="001F0B35"/>
    <w:rsid w:val="001F189A"/>
    <w:rsid w:val="001F2C94"/>
    <w:rsid w:val="001F335B"/>
    <w:rsid w:val="001F5DF3"/>
    <w:rsid w:val="001F6176"/>
    <w:rsid w:val="001F6A98"/>
    <w:rsid w:val="001F71D3"/>
    <w:rsid w:val="002004C0"/>
    <w:rsid w:val="002011B4"/>
    <w:rsid w:val="002022B5"/>
    <w:rsid w:val="00202432"/>
    <w:rsid w:val="002028D9"/>
    <w:rsid w:val="002031AF"/>
    <w:rsid w:val="002060A2"/>
    <w:rsid w:val="002061BC"/>
    <w:rsid w:val="0020644A"/>
    <w:rsid w:val="00206B8D"/>
    <w:rsid w:val="00210860"/>
    <w:rsid w:val="00210BDF"/>
    <w:rsid w:val="00211100"/>
    <w:rsid w:val="00212CAE"/>
    <w:rsid w:val="00212ED4"/>
    <w:rsid w:val="0021307D"/>
    <w:rsid w:val="0021324D"/>
    <w:rsid w:val="00215674"/>
    <w:rsid w:val="002158D3"/>
    <w:rsid w:val="002160BE"/>
    <w:rsid w:val="00216263"/>
    <w:rsid w:val="00216611"/>
    <w:rsid w:val="002166F5"/>
    <w:rsid w:val="002201CA"/>
    <w:rsid w:val="002207A4"/>
    <w:rsid w:val="00220ABF"/>
    <w:rsid w:val="00220D7F"/>
    <w:rsid w:val="00221958"/>
    <w:rsid w:val="00222019"/>
    <w:rsid w:val="0022286A"/>
    <w:rsid w:val="002234D9"/>
    <w:rsid w:val="00224C2A"/>
    <w:rsid w:val="00224C5D"/>
    <w:rsid w:val="00225D1D"/>
    <w:rsid w:val="002276AB"/>
    <w:rsid w:val="00230847"/>
    <w:rsid w:val="002316F4"/>
    <w:rsid w:val="00231C6B"/>
    <w:rsid w:val="00233757"/>
    <w:rsid w:val="0023504E"/>
    <w:rsid w:val="00235279"/>
    <w:rsid w:val="002358CE"/>
    <w:rsid w:val="0023593A"/>
    <w:rsid w:val="00235ABE"/>
    <w:rsid w:val="00236712"/>
    <w:rsid w:val="002369CA"/>
    <w:rsid w:val="0023745B"/>
    <w:rsid w:val="00237CC3"/>
    <w:rsid w:val="002413AC"/>
    <w:rsid w:val="00242242"/>
    <w:rsid w:val="00243644"/>
    <w:rsid w:val="00243C1B"/>
    <w:rsid w:val="002443BA"/>
    <w:rsid w:val="00244A91"/>
    <w:rsid w:val="002463EE"/>
    <w:rsid w:val="002470A2"/>
    <w:rsid w:val="0024757D"/>
    <w:rsid w:val="0024758B"/>
    <w:rsid w:val="00247D77"/>
    <w:rsid w:val="00252A65"/>
    <w:rsid w:val="00252E81"/>
    <w:rsid w:val="00253C76"/>
    <w:rsid w:val="00253E57"/>
    <w:rsid w:val="00254166"/>
    <w:rsid w:val="002549CF"/>
    <w:rsid w:val="00254EBF"/>
    <w:rsid w:val="002552A4"/>
    <w:rsid w:val="0025697B"/>
    <w:rsid w:val="00257922"/>
    <w:rsid w:val="00257F73"/>
    <w:rsid w:val="002601A3"/>
    <w:rsid w:val="00260398"/>
    <w:rsid w:val="0026039E"/>
    <w:rsid w:val="00260757"/>
    <w:rsid w:val="00260D82"/>
    <w:rsid w:val="00261801"/>
    <w:rsid w:val="00261AF1"/>
    <w:rsid w:val="00261F2A"/>
    <w:rsid w:val="00262374"/>
    <w:rsid w:val="00263366"/>
    <w:rsid w:val="00263D75"/>
    <w:rsid w:val="00264469"/>
    <w:rsid w:val="002657BA"/>
    <w:rsid w:val="00265DD7"/>
    <w:rsid w:val="0026622A"/>
    <w:rsid w:val="002679D4"/>
    <w:rsid w:val="00267A4B"/>
    <w:rsid w:val="00270564"/>
    <w:rsid w:val="0027081A"/>
    <w:rsid w:val="00272A06"/>
    <w:rsid w:val="0027322F"/>
    <w:rsid w:val="00273340"/>
    <w:rsid w:val="0027351F"/>
    <w:rsid w:val="0027389E"/>
    <w:rsid w:val="00273C6E"/>
    <w:rsid w:val="00274F8B"/>
    <w:rsid w:val="00275CAE"/>
    <w:rsid w:val="00276749"/>
    <w:rsid w:val="00276D47"/>
    <w:rsid w:val="00277BAE"/>
    <w:rsid w:val="0028080A"/>
    <w:rsid w:val="00280C69"/>
    <w:rsid w:val="0028104B"/>
    <w:rsid w:val="00281D4D"/>
    <w:rsid w:val="00282166"/>
    <w:rsid w:val="0028286E"/>
    <w:rsid w:val="0028387F"/>
    <w:rsid w:val="00283B9D"/>
    <w:rsid w:val="00283E84"/>
    <w:rsid w:val="002852C9"/>
    <w:rsid w:val="00286AE0"/>
    <w:rsid w:val="00287607"/>
    <w:rsid w:val="0028798D"/>
    <w:rsid w:val="00287CEA"/>
    <w:rsid w:val="00291462"/>
    <w:rsid w:val="002919A6"/>
    <w:rsid w:val="00292361"/>
    <w:rsid w:val="00292B1F"/>
    <w:rsid w:val="00292B31"/>
    <w:rsid w:val="00292BD0"/>
    <w:rsid w:val="00292C7D"/>
    <w:rsid w:val="00292F2F"/>
    <w:rsid w:val="00295404"/>
    <w:rsid w:val="00296225"/>
    <w:rsid w:val="00296AAC"/>
    <w:rsid w:val="00296F9E"/>
    <w:rsid w:val="00297380"/>
    <w:rsid w:val="0029794E"/>
    <w:rsid w:val="00297E1B"/>
    <w:rsid w:val="00297E8C"/>
    <w:rsid w:val="002A0132"/>
    <w:rsid w:val="002A13C2"/>
    <w:rsid w:val="002A1914"/>
    <w:rsid w:val="002A4769"/>
    <w:rsid w:val="002A4D9D"/>
    <w:rsid w:val="002A5797"/>
    <w:rsid w:val="002A5BF1"/>
    <w:rsid w:val="002A71DA"/>
    <w:rsid w:val="002A7234"/>
    <w:rsid w:val="002A764B"/>
    <w:rsid w:val="002A7C05"/>
    <w:rsid w:val="002B06A9"/>
    <w:rsid w:val="002B0AFD"/>
    <w:rsid w:val="002B123C"/>
    <w:rsid w:val="002B1309"/>
    <w:rsid w:val="002B342A"/>
    <w:rsid w:val="002B3F0E"/>
    <w:rsid w:val="002B467A"/>
    <w:rsid w:val="002B490E"/>
    <w:rsid w:val="002B5F85"/>
    <w:rsid w:val="002B6191"/>
    <w:rsid w:val="002B685E"/>
    <w:rsid w:val="002B6991"/>
    <w:rsid w:val="002C02F8"/>
    <w:rsid w:val="002C0871"/>
    <w:rsid w:val="002C1102"/>
    <w:rsid w:val="002C1C30"/>
    <w:rsid w:val="002C21CE"/>
    <w:rsid w:val="002C2514"/>
    <w:rsid w:val="002C325F"/>
    <w:rsid w:val="002C35F2"/>
    <w:rsid w:val="002C3BB6"/>
    <w:rsid w:val="002C43D3"/>
    <w:rsid w:val="002C4AF5"/>
    <w:rsid w:val="002C6FD9"/>
    <w:rsid w:val="002C7795"/>
    <w:rsid w:val="002D02BA"/>
    <w:rsid w:val="002D061A"/>
    <w:rsid w:val="002D0A73"/>
    <w:rsid w:val="002D34B6"/>
    <w:rsid w:val="002D35EE"/>
    <w:rsid w:val="002D3C93"/>
    <w:rsid w:val="002D3D9D"/>
    <w:rsid w:val="002D3EF4"/>
    <w:rsid w:val="002D475E"/>
    <w:rsid w:val="002D63A5"/>
    <w:rsid w:val="002E05F8"/>
    <w:rsid w:val="002E1DFA"/>
    <w:rsid w:val="002E234E"/>
    <w:rsid w:val="002E235D"/>
    <w:rsid w:val="002E23D9"/>
    <w:rsid w:val="002E3DB8"/>
    <w:rsid w:val="002E4841"/>
    <w:rsid w:val="002E7F32"/>
    <w:rsid w:val="002F1A46"/>
    <w:rsid w:val="002F1E75"/>
    <w:rsid w:val="002F1EB6"/>
    <w:rsid w:val="002F3F32"/>
    <w:rsid w:val="002F4D2D"/>
    <w:rsid w:val="002F5375"/>
    <w:rsid w:val="002F580D"/>
    <w:rsid w:val="002F6D7B"/>
    <w:rsid w:val="002F780A"/>
    <w:rsid w:val="002F78AD"/>
    <w:rsid w:val="002F7C44"/>
    <w:rsid w:val="00300065"/>
    <w:rsid w:val="00300A06"/>
    <w:rsid w:val="00300BE0"/>
    <w:rsid w:val="00301F01"/>
    <w:rsid w:val="003038B0"/>
    <w:rsid w:val="0030453F"/>
    <w:rsid w:val="00305102"/>
    <w:rsid w:val="00305E79"/>
    <w:rsid w:val="00310B68"/>
    <w:rsid w:val="00311F8E"/>
    <w:rsid w:val="003131EB"/>
    <w:rsid w:val="003139C6"/>
    <w:rsid w:val="00314464"/>
    <w:rsid w:val="003157F3"/>
    <w:rsid w:val="0031623F"/>
    <w:rsid w:val="0031783C"/>
    <w:rsid w:val="0032024E"/>
    <w:rsid w:val="0032037C"/>
    <w:rsid w:val="00320D11"/>
    <w:rsid w:val="00321181"/>
    <w:rsid w:val="0032120E"/>
    <w:rsid w:val="003234E8"/>
    <w:rsid w:val="003246EB"/>
    <w:rsid w:val="003248C7"/>
    <w:rsid w:val="00324FBA"/>
    <w:rsid w:val="0032585E"/>
    <w:rsid w:val="0032633C"/>
    <w:rsid w:val="003267F4"/>
    <w:rsid w:val="00326A9E"/>
    <w:rsid w:val="00330EA3"/>
    <w:rsid w:val="00332E4A"/>
    <w:rsid w:val="003340AD"/>
    <w:rsid w:val="003377FF"/>
    <w:rsid w:val="00337C8B"/>
    <w:rsid w:val="00340566"/>
    <w:rsid w:val="00340CF3"/>
    <w:rsid w:val="003416A2"/>
    <w:rsid w:val="00341CED"/>
    <w:rsid w:val="00341D2D"/>
    <w:rsid w:val="0034238F"/>
    <w:rsid w:val="00344845"/>
    <w:rsid w:val="00344908"/>
    <w:rsid w:val="00344DF6"/>
    <w:rsid w:val="00344F7A"/>
    <w:rsid w:val="00345CDB"/>
    <w:rsid w:val="0034670D"/>
    <w:rsid w:val="00346988"/>
    <w:rsid w:val="00346B06"/>
    <w:rsid w:val="00346C41"/>
    <w:rsid w:val="00346C55"/>
    <w:rsid w:val="00347D50"/>
    <w:rsid w:val="00350278"/>
    <w:rsid w:val="003502D5"/>
    <w:rsid w:val="00351902"/>
    <w:rsid w:val="00351CE7"/>
    <w:rsid w:val="00352AAA"/>
    <w:rsid w:val="0035318C"/>
    <w:rsid w:val="00353652"/>
    <w:rsid w:val="00353895"/>
    <w:rsid w:val="00354A48"/>
    <w:rsid w:val="00354C26"/>
    <w:rsid w:val="00355150"/>
    <w:rsid w:val="00355F41"/>
    <w:rsid w:val="00360007"/>
    <w:rsid w:val="003601A4"/>
    <w:rsid w:val="00360932"/>
    <w:rsid w:val="00360B2C"/>
    <w:rsid w:val="00360BD3"/>
    <w:rsid w:val="0036139E"/>
    <w:rsid w:val="0036143D"/>
    <w:rsid w:val="00362735"/>
    <w:rsid w:val="0036482B"/>
    <w:rsid w:val="00364BE2"/>
    <w:rsid w:val="00364F68"/>
    <w:rsid w:val="00365828"/>
    <w:rsid w:val="00365C1B"/>
    <w:rsid w:val="00365D1B"/>
    <w:rsid w:val="003668E7"/>
    <w:rsid w:val="00366BF3"/>
    <w:rsid w:val="003671CA"/>
    <w:rsid w:val="0036732F"/>
    <w:rsid w:val="00367F4A"/>
    <w:rsid w:val="00370831"/>
    <w:rsid w:val="0037087E"/>
    <w:rsid w:val="00370FB8"/>
    <w:rsid w:val="00372CEF"/>
    <w:rsid w:val="00372D65"/>
    <w:rsid w:val="00373EC2"/>
    <w:rsid w:val="00373F27"/>
    <w:rsid w:val="00374507"/>
    <w:rsid w:val="00375B7F"/>
    <w:rsid w:val="00376848"/>
    <w:rsid w:val="003772C8"/>
    <w:rsid w:val="00377776"/>
    <w:rsid w:val="00380710"/>
    <w:rsid w:val="003813CA"/>
    <w:rsid w:val="003814B2"/>
    <w:rsid w:val="00381AA0"/>
    <w:rsid w:val="003822AC"/>
    <w:rsid w:val="00383191"/>
    <w:rsid w:val="00383C4B"/>
    <w:rsid w:val="003849BE"/>
    <w:rsid w:val="00385007"/>
    <w:rsid w:val="00385785"/>
    <w:rsid w:val="00385EC2"/>
    <w:rsid w:val="003869DB"/>
    <w:rsid w:val="00387BB5"/>
    <w:rsid w:val="00387C68"/>
    <w:rsid w:val="003917A3"/>
    <w:rsid w:val="00391B26"/>
    <w:rsid w:val="00392974"/>
    <w:rsid w:val="00393937"/>
    <w:rsid w:val="003949DE"/>
    <w:rsid w:val="00394A14"/>
    <w:rsid w:val="00396A5C"/>
    <w:rsid w:val="003A1C3A"/>
    <w:rsid w:val="003A2698"/>
    <w:rsid w:val="003A2F51"/>
    <w:rsid w:val="003A3192"/>
    <w:rsid w:val="003A3D6B"/>
    <w:rsid w:val="003A4238"/>
    <w:rsid w:val="003A6A32"/>
    <w:rsid w:val="003A6CC1"/>
    <w:rsid w:val="003A70CE"/>
    <w:rsid w:val="003B16CB"/>
    <w:rsid w:val="003B1838"/>
    <w:rsid w:val="003B2EA9"/>
    <w:rsid w:val="003B4325"/>
    <w:rsid w:val="003B486F"/>
    <w:rsid w:val="003B5C5D"/>
    <w:rsid w:val="003B6295"/>
    <w:rsid w:val="003B6EA9"/>
    <w:rsid w:val="003C0618"/>
    <w:rsid w:val="003C08E9"/>
    <w:rsid w:val="003C1237"/>
    <w:rsid w:val="003C17B3"/>
    <w:rsid w:val="003C180E"/>
    <w:rsid w:val="003C296B"/>
    <w:rsid w:val="003C2B30"/>
    <w:rsid w:val="003C2D18"/>
    <w:rsid w:val="003C2EEF"/>
    <w:rsid w:val="003C32E9"/>
    <w:rsid w:val="003C3577"/>
    <w:rsid w:val="003C3D91"/>
    <w:rsid w:val="003C42D6"/>
    <w:rsid w:val="003C4BCC"/>
    <w:rsid w:val="003C623E"/>
    <w:rsid w:val="003C63D4"/>
    <w:rsid w:val="003C6BB1"/>
    <w:rsid w:val="003C7626"/>
    <w:rsid w:val="003C76C4"/>
    <w:rsid w:val="003C7727"/>
    <w:rsid w:val="003C7C9D"/>
    <w:rsid w:val="003C7F0F"/>
    <w:rsid w:val="003D0E55"/>
    <w:rsid w:val="003D0F8A"/>
    <w:rsid w:val="003D1C1A"/>
    <w:rsid w:val="003D243D"/>
    <w:rsid w:val="003D2D56"/>
    <w:rsid w:val="003D4B40"/>
    <w:rsid w:val="003D67B0"/>
    <w:rsid w:val="003E07FA"/>
    <w:rsid w:val="003E0C66"/>
    <w:rsid w:val="003E14BB"/>
    <w:rsid w:val="003E273D"/>
    <w:rsid w:val="003E334F"/>
    <w:rsid w:val="003E54B9"/>
    <w:rsid w:val="003E5553"/>
    <w:rsid w:val="003E5DB4"/>
    <w:rsid w:val="003E5E39"/>
    <w:rsid w:val="003E62D1"/>
    <w:rsid w:val="003E639A"/>
    <w:rsid w:val="003F0547"/>
    <w:rsid w:val="003F072F"/>
    <w:rsid w:val="003F231F"/>
    <w:rsid w:val="003F2DE7"/>
    <w:rsid w:val="003F2E0F"/>
    <w:rsid w:val="003F34FC"/>
    <w:rsid w:val="003F3611"/>
    <w:rsid w:val="003F3891"/>
    <w:rsid w:val="003F59CB"/>
    <w:rsid w:val="003F5D1B"/>
    <w:rsid w:val="003F6088"/>
    <w:rsid w:val="003F633E"/>
    <w:rsid w:val="003F70BD"/>
    <w:rsid w:val="003F7844"/>
    <w:rsid w:val="0040207B"/>
    <w:rsid w:val="004031FC"/>
    <w:rsid w:val="004032B0"/>
    <w:rsid w:val="00405A1C"/>
    <w:rsid w:val="00405B48"/>
    <w:rsid w:val="00405F38"/>
    <w:rsid w:val="0040700A"/>
    <w:rsid w:val="004100DE"/>
    <w:rsid w:val="00410566"/>
    <w:rsid w:val="00410E99"/>
    <w:rsid w:val="00413A14"/>
    <w:rsid w:val="00413F79"/>
    <w:rsid w:val="004146B6"/>
    <w:rsid w:val="0041571F"/>
    <w:rsid w:val="00415F07"/>
    <w:rsid w:val="00416DE3"/>
    <w:rsid w:val="0041715B"/>
    <w:rsid w:val="00417CE2"/>
    <w:rsid w:val="00417D94"/>
    <w:rsid w:val="00417E23"/>
    <w:rsid w:val="00417FEC"/>
    <w:rsid w:val="00420DFA"/>
    <w:rsid w:val="00421A60"/>
    <w:rsid w:val="0042425C"/>
    <w:rsid w:val="00424450"/>
    <w:rsid w:val="00424BE1"/>
    <w:rsid w:val="0042656C"/>
    <w:rsid w:val="00426CD2"/>
    <w:rsid w:val="00426D4E"/>
    <w:rsid w:val="004278BA"/>
    <w:rsid w:val="0043024F"/>
    <w:rsid w:val="0043064B"/>
    <w:rsid w:val="00430A5D"/>
    <w:rsid w:val="00430D32"/>
    <w:rsid w:val="00431662"/>
    <w:rsid w:val="00431AC2"/>
    <w:rsid w:val="00432483"/>
    <w:rsid w:val="004325A4"/>
    <w:rsid w:val="00433976"/>
    <w:rsid w:val="00434231"/>
    <w:rsid w:val="0043456D"/>
    <w:rsid w:val="00434C59"/>
    <w:rsid w:val="00435CE9"/>
    <w:rsid w:val="004372D7"/>
    <w:rsid w:val="0044065C"/>
    <w:rsid w:val="00443064"/>
    <w:rsid w:val="00444589"/>
    <w:rsid w:val="004461C6"/>
    <w:rsid w:val="004462E5"/>
    <w:rsid w:val="00446302"/>
    <w:rsid w:val="00446BAA"/>
    <w:rsid w:val="0044701E"/>
    <w:rsid w:val="00447A4A"/>
    <w:rsid w:val="00450EAC"/>
    <w:rsid w:val="004510FE"/>
    <w:rsid w:val="00451FE7"/>
    <w:rsid w:val="00452A66"/>
    <w:rsid w:val="0045565C"/>
    <w:rsid w:val="00455E00"/>
    <w:rsid w:val="00456C16"/>
    <w:rsid w:val="00460B37"/>
    <w:rsid w:val="0046160D"/>
    <w:rsid w:val="00461EDD"/>
    <w:rsid w:val="004637CA"/>
    <w:rsid w:val="00463903"/>
    <w:rsid w:val="00465C5B"/>
    <w:rsid w:val="00466090"/>
    <w:rsid w:val="004660DC"/>
    <w:rsid w:val="00467A24"/>
    <w:rsid w:val="00467EB2"/>
    <w:rsid w:val="00470A9C"/>
    <w:rsid w:val="004710E9"/>
    <w:rsid w:val="00471B2A"/>
    <w:rsid w:val="0047361A"/>
    <w:rsid w:val="004737F2"/>
    <w:rsid w:val="00474830"/>
    <w:rsid w:val="00474AEA"/>
    <w:rsid w:val="00474F45"/>
    <w:rsid w:val="00475A1F"/>
    <w:rsid w:val="00476289"/>
    <w:rsid w:val="00476EFC"/>
    <w:rsid w:val="0048035C"/>
    <w:rsid w:val="004810DB"/>
    <w:rsid w:val="004815D2"/>
    <w:rsid w:val="004818ED"/>
    <w:rsid w:val="004835B6"/>
    <w:rsid w:val="004842B9"/>
    <w:rsid w:val="00484CC0"/>
    <w:rsid w:val="00484D92"/>
    <w:rsid w:val="00485355"/>
    <w:rsid w:val="00485569"/>
    <w:rsid w:val="00485986"/>
    <w:rsid w:val="00485E92"/>
    <w:rsid w:val="00487DA4"/>
    <w:rsid w:val="004903B0"/>
    <w:rsid w:val="00490F40"/>
    <w:rsid w:val="00492C42"/>
    <w:rsid w:val="00492C66"/>
    <w:rsid w:val="00492E1A"/>
    <w:rsid w:val="00493472"/>
    <w:rsid w:val="004937F9"/>
    <w:rsid w:val="004962C8"/>
    <w:rsid w:val="004972F1"/>
    <w:rsid w:val="004A0242"/>
    <w:rsid w:val="004A121D"/>
    <w:rsid w:val="004A2792"/>
    <w:rsid w:val="004A3389"/>
    <w:rsid w:val="004A586C"/>
    <w:rsid w:val="004A5B0E"/>
    <w:rsid w:val="004A7683"/>
    <w:rsid w:val="004A7993"/>
    <w:rsid w:val="004B035A"/>
    <w:rsid w:val="004B1E48"/>
    <w:rsid w:val="004B2053"/>
    <w:rsid w:val="004B339B"/>
    <w:rsid w:val="004B43D8"/>
    <w:rsid w:val="004B4BAD"/>
    <w:rsid w:val="004B52E1"/>
    <w:rsid w:val="004B5903"/>
    <w:rsid w:val="004B5EB1"/>
    <w:rsid w:val="004B6A6D"/>
    <w:rsid w:val="004B7EC0"/>
    <w:rsid w:val="004B7F83"/>
    <w:rsid w:val="004C0FF3"/>
    <w:rsid w:val="004C1B7B"/>
    <w:rsid w:val="004C1D31"/>
    <w:rsid w:val="004C1ED5"/>
    <w:rsid w:val="004C2104"/>
    <w:rsid w:val="004C245E"/>
    <w:rsid w:val="004C2D47"/>
    <w:rsid w:val="004C36A7"/>
    <w:rsid w:val="004C4A7C"/>
    <w:rsid w:val="004C5330"/>
    <w:rsid w:val="004C558D"/>
    <w:rsid w:val="004C5FC3"/>
    <w:rsid w:val="004C6572"/>
    <w:rsid w:val="004D07E5"/>
    <w:rsid w:val="004D13B1"/>
    <w:rsid w:val="004D1548"/>
    <w:rsid w:val="004D2C10"/>
    <w:rsid w:val="004D39A7"/>
    <w:rsid w:val="004D49F9"/>
    <w:rsid w:val="004D4A47"/>
    <w:rsid w:val="004D4ABD"/>
    <w:rsid w:val="004D68AA"/>
    <w:rsid w:val="004D6C32"/>
    <w:rsid w:val="004D7489"/>
    <w:rsid w:val="004D7756"/>
    <w:rsid w:val="004E0110"/>
    <w:rsid w:val="004E01E6"/>
    <w:rsid w:val="004E0F6C"/>
    <w:rsid w:val="004E2BE5"/>
    <w:rsid w:val="004E2EBC"/>
    <w:rsid w:val="004E37D9"/>
    <w:rsid w:val="004E3811"/>
    <w:rsid w:val="004E3BCA"/>
    <w:rsid w:val="004E4A47"/>
    <w:rsid w:val="004E50DB"/>
    <w:rsid w:val="004E62DF"/>
    <w:rsid w:val="004E64C7"/>
    <w:rsid w:val="004E6780"/>
    <w:rsid w:val="004F0698"/>
    <w:rsid w:val="004F070A"/>
    <w:rsid w:val="004F0AB1"/>
    <w:rsid w:val="004F0AB4"/>
    <w:rsid w:val="004F10E3"/>
    <w:rsid w:val="004F1ACF"/>
    <w:rsid w:val="004F3A78"/>
    <w:rsid w:val="004F3E13"/>
    <w:rsid w:val="004F44DE"/>
    <w:rsid w:val="004F58F3"/>
    <w:rsid w:val="004F61F9"/>
    <w:rsid w:val="004F6A60"/>
    <w:rsid w:val="004F7726"/>
    <w:rsid w:val="004F7D8B"/>
    <w:rsid w:val="005000BC"/>
    <w:rsid w:val="005004B7"/>
    <w:rsid w:val="00503991"/>
    <w:rsid w:val="00504D15"/>
    <w:rsid w:val="00505D8E"/>
    <w:rsid w:val="0050637F"/>
    <w:rsid w:val="00507C80"/>
    <w:rsid w:val="00510EFB"/>
    <w:rsid w:val="005114D7"/>
    <w:rsid w:val="00511F4C"/>
    <w:rsid w:val="00512398"/>
    <w:rsid w:val="0051256C"/>
    <w:rsid w:val="00512E26"/>
    <w:rsid w:val="00512EC4"/>
    <w:rsid w:val="005139C4"/>
    <w:rsid w:val="00513CB5"/>
    <w:rsid w:val="00514313"/>
    <w:rsid w:val="00514512"/>
    <w:rsid w:val="00515267"/>
    <w:rsid w:val="00515BDA"/>
    <w:rsid w:val="0051796F"/>
    <w:rsid w:val="005202C8"/>
    <w:rsid w:val="00522FA5"/>
    <w:rsid w:val="005232B4"/>
    <w:rsid w:val="00524817"/>
    <w:rsid w:val="00525860"/>
    <w:rsid w:val="00525ED3"/>
    <w:rsid w:val="00527E26"/>
    <w:rsid w:val="00530885"/>
    <w:rsid w:val="00534EB2"/>
    <w:rsid w:val="00536189"/>
    <w:rsid w:val="005376FA"/>
    <w:rsid w:val="00540706"/>
    <w:rsid w:val="00540842"/>
    <w:rsid w:val="005409B1"/>
    <w:rsid w:val="00540AF4"/>
    <w:rsid w:val="00540BBE"/>
    <w:rsid w:val="00540E35"/>
    <w:rsid w:val="0054125D"/>
    <w:rsid w:val="005415BE"/>
    <w:rsid w:val="00541944"/>
    <w:rsid w:val="0054226C"/>
    <w:rsid w:val="00542D66"/>
    <w:rsid w:val="00543AE3"/>
    <w:rsid w:val="00544E85"/>
    <w:rsid w:val="0054510F"/>
    <w:rsid w:val="00545804"/>
    <w:rsid w:val="00546DEA"/>
    <w:rsid w:val="00547100"/>
    <w:rsid w:val="00547457"/>
    <w:rsid w:val="005476DF"/>
    <w:rsid w:val="00550368"/>
    <w:rsid w:val="00550530"/>
    <w:rsid w:val="00550E62"/>
    <w:rsid w:val="00550F60"/>
    <w:rsid w:val="00551A53"/>
    <w:rsid w:val="00551F7C"/>
    <w:rsid w:val="005524C8"/>
    <w:rsid w:val="00552643"/>
    <w:rsid w:val="0055392E"/>
    <w:rsid w:val="00553D83"/>
    <w:rsid w:val="00553E6F"/>
    <w:rsid w:val="00553EDE"/>
    <w:rsid w:val="00555088"/>
    <w:rsid w:val="00557CC3"/>
    <w:rsid w:val="00560235"/>
    <w:rsid w:val="005620D0"/>
    <w:rsid w:val="00562140"/>
    <w:rsid w:val="0056280F"/>
    <w:rsid w:val="005630DC"/>
    <w:rsid w:val="00564144"/>
    <w:rsid w:val="005643D8"/>
    <w:rsid w:val="00565C1D"/>
    <w:rsid w:val="005662EE"/>
    <w:rsid w:val="005665DF"/>
    <w:rsid w:val="005666B7"/>
    <w:rsid w:val="0056729B"/>
    <w:rsid w:val="005678CF"/>
    <w:rsid w:val="00567C70"/>
    <w:rsid w:val="0057081C"/>
    <w:rsid w:val="005709EA"/>
    <w:rsid w:val="0057121C"/>
    <w:rsid w:val="0057187E"/>
    <w:rsid w:val="00571FEF"/>
    <w:rsid w:val="00572334"/>
    <w:rsid w:val="00572719"/>
    <w:rsid w:val="00573095"/>
    <w:rsid w:val="0057389E"/>
    <w:rsid w:val="00573E36"/>
    <w:rsid w:val="00574705"/>
    <w:rsid w:val="00574761"/>
    <w:rsid w:val="00575455"/>
    <w:rsid w:val="00575902"/>
    <w:rsid w:val="00575E6C"/>
    <w:rsid w:val="00575F53"/>
    <w:rsid w:val="0057678B"/>
    <w:rsid w:val="005771A5"/>
    <w:rsid w:val="00580B7F"/>
    <w:rsid w:val="005821CA"/>
    <w:rsid w:val="00582F2B"/>
    <w:rsid w:val="00583046"/>
    <w:rsid w:val="00585F3F"/>
    <w:rsid w:val="00586F36"/>
    <w:rsid w:val="00587CA5"/>
    <w:rsid w:val="005906CF"/>
    <w:rsid w:val="00590C3C"/>
    <w:rsid w:val="00591451"/>
    <w:rsid w:val="005927FE"/>
    <w:rsid w:val="0059310A"/>
    <w:rsid w:val="005933EB"/>
    <w:rsid w:val="0059388C"/>
    <w:rsid w:val="005939E1"/>
    <w:rsid w:val="005942BC"/>
    <w:rsid w:val="00594552"/>
    <w:rsid w:val="00594DC4"/>
    <w:rsid w:val="005953F0"/>
    <w:rsid w:val="00597949"/>
    <w:rsid w:val="00597F49"/>
    <w:rsid w:val="005A1203"/>
    <w:rsid w:val="005A3119"/>
    <w:rsid w:val="005A3BC6"/>
    <w:rsid w:val="005A47F5"/>
    <w:rsid w:val="005A4A52"/>
    <w:rsid w:val="005A52BA"/>
    <w:rsid w:val="005A624F"/>
    <w:rsid w:val="005A6472"/>
    <w:rsid w:val="005A68BE"/>
    <w:rsid w:val="005A6A50"/>
    <w:rsid w:val="005A7511"/>
    <w:rsid w:val="005A772F"/>
    <w:rsid w:val="005A7759"/>
    <w:rsid w:val="005A7768"/>
    <w:rsid w:val="005A7785"/>
    <w:rsid w:val="005B0DE0"/>
    <w:rsid w:val="005B0E0E"/>
    <w:rsid w:val="005B1CB6"/>
    <w:rsid w:val="005B1DB7"/>
    <w:rsid w:val="005B38D9"/>
    <w:rsid w:val="005B4A4D"/>
    <w:rsid w:val="005B5417"/>
    <w:rsid w:val="005B5ACD"/>
    <w:rsid w:val="005B5AF4"/>
    <w:rsid w:val="005B5F4B"/>
    <w:rsid w:val="005B72EB"/>
    <w:rsid w:val="005B73D5"/>
    <w:rsid w:val="005C0538"/>
    <w:rsid w:val="005C2269"/>
    <w:rsid w:val="005C36B7"/>
    <w:rsid w:val="005C3E10"/>
    <w:rsid w:val="005C3EB4"/>
    <w:rsid w:val="005C4E46"/>
    <w:rsid w:val="005C5EBC"/>
    <w:rsid w:val="005C64B5"/>
    <w:rsid w:val="005C6CE8"/>
    <w:rsid w:val="005D04A9"/>
    <w:rsid w:val="005D155C"/>
    <w:rsid w:val="005D1B7B"/>
    <w:rsid w:val="005D1CD0"/>
    <w:rsid w:val="005D1D32"/>
    <w:rsid w:val="005D251A"/>
    <w:rsid w:val="005D56FA"/>
    <w:rsid w:val="005D573D"/>
    <w:rsid w:val="005D6E08"/>
    <w:rsid w:val="005D767C"/>
    <w:rsid w:val="005E1999"/>
    <w:rsid w:val="005E2F93"/>
    <w:rsid w:val="005E3241"/>
    <w:rsid w:val="005E388F"/>
    <w:rsid w:val="005E390F"/>
    <w:rsid w:val="005E3AFE"/>
    <w:rsid w:val="005E3C32"/>
    <w:rsid w:val="005E4EC6"/>
    <w:rsid w:val="005E524C"/>
    <w:rsid w:val="005E6913"/>
    <w:rsid w:val="005E770D"/>
    <w:rsid w:val="005E79FA"/>
    <w:rsid w:val="005E7B00"/>
    <w:rsid w:val="005E7EB5"/>
    <w:rsid w:val="005F118E"/>
    <w:rsid w:val="005F2D57"/>
    <w:rsid w:val="005F348D"/>
    <w:rsid w:val="005F3AB6"/>
    <w:rsid w:val="005F3DE2"/>
    <w:rsid w:val="005F3F35"/>
    <w:rsid w:val="005F4C27"/>
    <w:rsid w:val="005F4D10"/>
    <w:rsid w:val="005F523B"/>
    <w:rsid w:val="005F57CC"/>
    <w:rsid w:val="005F5A80"/>
    <w:rsid w:val="005F6BA4"/>
    <w:rsid w:val="005F6D03"/>
    <w:rsid w:val="00600088"/>
    <w:rsid w:val="006011DE"/>
    <w:rsid w:val="00601701"/>
    <w:rsid w:val="006019F8"/>
    <w:rsid w:val="00603E77"/>
    <w:rsid w:val="00604182"/>
    <w:rsid w:val="00606497"/>
    <w:rsid w:val="006064D8"/>
    <w:rsid w:val="00606BCD"/>
    <w:rsid w:val="00610193"/>
    <w:rsid w:val="00610DCD"/>
    <w:rsid w:val="00611348"/>
    <w:rsid w:val="006128DA"/>
    <w:rsid w:val="00612B69"/>
    <w:rsid w:val="00613F54"/>
    <w:rsid w:val="00614EF5"/>
    <w:rsid w:val="0061639A"/>
    <w:rsid w:val="00616A87"/>
    <w:rsid w:val="0061722A"/>
    <w:rsid w:val="006174BC"/>
    <w:rsid w:val="00620464"/>
    <w:rsid w:val="00624819"/>
    <w:rsid w:val="00624BF1"/>
    <w:rsid w:val="0062515A"/>
    <w:rsid w:val="00625E98"/>
    <w:rsid w:val="00626330"/>
    <w:rsid w:val="00626C2D"/>
    <w:rsid w:val="00627E98"/>
    <w:rsid w:val="0063076A"/>
    <w:rsid w:val="006318F3"/>
    <w:rsid w:val="006323F5"/>
    <w:rsid w:val="00632414"/>
    <w:rsid w:val="006325CA"/>
    <w:rsid w:val="00632A8D"/>
    <w:rsid w:val="0063371D"/>
    <w:rsid w:val="0063457E"/>
    <w:rsid w:val="006345B0"/>
    <w:rsid w:val="006346B6"/>
    <w:rsid w:val="006377A3"/>
    <w:rsid w:val="006409B8"/>
    <w:rsid w:val="006420F4"/>
    <w:rsid w:val="006430E2"/>
    <w:rsid w:val="00643863"/>
    <w:rsid w:val="00644021"/>
    <w:rsid w:val="00644D6B"/>
    <w:rsid w:val="00645526"/>
    <w:rsid w:val="00646772"/>
    <w:rsid w:val="00646E32"/>
    <w:rsid w:val="00647EF2"/>
    <w:rsid w:val="0065019C"/>
    <w:rsid w:val="00650B5F"/>
    <w:rsid w:val="00650BB9"/>
    <w:rsid w:val="00650C9A"/>
    <w:rsid w:val="00651A08"/>
    <w:rsid w:val="00651D4B"/>
    <w:rsid w:val="00651FD4"/>
    <w:rsid w:val="00655431"/>
    <w:rsid w:val="00655966"/>
    <w:rsid w:val="00655CCD"/>
    <w:rsid w:val="00655F16"/>
    <w:rsid w:val="006601E4"/>
    <w:rsid w:val="006608FC"/>
    <w:rsid w:val="00660F14"/>
    <w:rsid w:val="00662C44"/>
    <w:rsid w:val="00664419"/>
    <w:rsid w:val="0066458F"/>
    <w:rsid w:val="00664BC6"/>
    <w:rsid w:val="0066516D"/>
    <w:rsid w:val="0066523D"/>
    <w:rsid w:val="0066526C"/>
    <w:rsid w:val="00665A45"/>
    <w:rsid w:val="00666926"/>
    <w:rsid w:val="00666DF9"/>
    <w:rsid w:val="00666EC5"/>
    <w:rsid w:val="006678DC"/>
    <w:rsid w:val="0067018C"/>
    <w:rsid w:val="006704CB"/>
    <w:rsid w:val="006705B8"/>
    <w:rsid w:val="006713EB"/>
    <w:rsid w:val="00671E90"/>
    <w:rsid w:val="00672483"/>
    <w:rsid w:val="006726EF"/>
    <w:rsid w:val="006730B3"/>
    <w:rsid w:val="00673565"/>
    <w:rsid w:val="006743F4"/>
    <w:rsid w:val="006746BD"/>
    <w:rsid w:val="00674B3B"/>
    <w:rsid w:val="00674E7F"/>
    <w:rsid w:val="00675E37"/>
    <w:rsid w:val="00676BA5"/>
    <w:rsid w:val="006771C3"/>
    <w:rsid w:val="00677F3B"/>
    <w:rsid w:val="00677F89"/>
    <w:rsid w:val="00680590"/>
    <w:rsid w:val="00681546"/>
    <w:rsid w:val="00681753"/>
    <w:rsid w:val="00681E73"/>
    <w:rsid w:val="0068248B"/>
    <w:rsid w:val="00683831"/>
    <w:rsid w:val="00684983"/>
    <w:rsid w:val="00684B1C"/>
    <w:rsid w:val="0068530C"/>
    <w:rsid w:val="006873E5"/>
    <w:rsid w:val="006878DC"/>
    <w:rsid w:val="00687C13"/>
    <w:rsid w:val="00691393"/>
    <w:rsid w:val="00691809"/>
    <w:rsid w:val="006918E4"/>
    <w:rsid w:val="00691B2F"/>
    <w:rsid w:val="00691FD2"/>
    <w:rsid w:val="0069277F"/>
    <w:rsid w:val="0069312D"/>
    <w:rsid w:val="006932B0"/>
    <w:rsid w:val="00693699"/>
    <w:rsid w:val="00694CB4"/>
    <w:rsid w:val="00696723"/>
    <w:rsid w:val="00696CB0"/>
    <w:rsid w:val="006A281A"/>
    <w:rsid w:val="006A2A72"/>
    <w:rsid w:val="006A3B86"/>
    <w:rsid w:val="006A3D6D"/>
    <w:rsid w:val="006A529A"/>
    <w:rsid w:val="006A67B3"/>
    <w:rsid w:val="006A6C4E"/>
    <w:rsid w:val="006A7153"/>
    <w:rsid w:val="006A7F8E"/>
    <w:rsid w:val="006B0473"/>
    <w:rsid w:val="006B054D"/>
    <w:rsid w:val="006B198E"/>
    <w:rsid w:val="006B1B93"/>
    <w:rsid w:val="006B1BCC"/>
    <w:rsid w:val="006B2069"/>
    <w:rsid w:val="006B3749"/>
    <w:rsid w:val="006B4CB1"/>
    <w:rsid w:val="006B5099"/>
    <w:rsid w:val="006B51EB"/>
    <w:rsid w:val="006B5744"/>
    <w:rsid w:val="006B5C8C"/>
    <w:rsid w:val="006B6FC8"/>
    <w:rsid w:val="006B7035"/>
    <w:rsid w:val="006B7C14"/>
    <w:rsid w:val="006B7FDE"/>
    <w:rsid w:val="006C178C"/>
    <w:rsid w:val="006C1BF9"/>
    <w:rsid w:val="006C2BD6"/>
    <w:rsid w:val="006C3C8D"/>
    <w:rsid w:val="006C52A9"/>
    <w:rsid w:val="006C5524"/>
    <w:rsid w:val="006C5A07"/>
    <w:rsid w:val="006C6505"/>
    <w:rsid w:val="006C734A"/>
    <w:rsid w:val="006D204D"/>
    <w:rsid w:val="006D21A2"/>
    <w:rsid w:val="006D45EA"/>
    <w:rsid w:val="006D4CEC"/>
    <w:rsid w:val="006D5704"/>
    <w:rsid w:val="006D76C5"/>
    <w:rsid w:val="006D78AD"/>
    <w:rsid w:val="006E0FAF"/>
    <w:rsid w:val="006E1063"/>
    <w:rsid w:val="006E11A2"/>
    <w:rsid w:val="006E19A8"/>
    <w:rsid w:val="006E1E82"/>
    <w:rsid w:val="006E255E"/>
    <w:rsid w:val="006E3524"/>
    <w:rsid w:val="006E3871"/>
    <w:rsid w:val="006E4810"/>
    <w:rsid w:val="006E4DFC"/>
    <w:rsid w:val="006E58DB"/>
    <w:rsid w:val="006E5AC1"/>
    <w:rsid w:val="006E79D9"/>
    <w:rsid w:val="006F05AC"/>
    <w:rsid w:val="006F0718"/>
    <w:rsid w:val="006F1D86"/>
    <w:rsid w:val="006F2D06"/>
    <w:rsid w:val="006F33F0"/>
    <w:rsid w:val="006F4D06"/>
    <w:rsid w:val="006F4F0B"/>
    <w:rsid w:val="006F54BE"/>
    <w:rsid w:val="006F54DE"/>
    <w:rsid w:val="006F550F"/>
    <w:rsid w:val="006F5E17"/>
    <w:rsid w:val="006F7E5E"/>
    <w:rsid w:val="00701C5D"/>
    <w:rsid w:val="00702821"/>
    <w:rsid w:val="00702D72"/>
    <w:rsid w:val="00702E6E"/>
    <w:rsid w:val="00703D3A"/>
    <w:rsid w:val="00703DC7"/>
    <w:rsid w:val="007043A2"/>
    <w:rsid w:val="007058F0"/>
    <w:rsid w:val="0070691F"/>
    <w:rsid w:val="00706B05"/>
    <w:rsid w:val="007070F5"/>
    <w:rsid w:val="00707A1E"/>
    <w:rsid w:val="00710155"/>
    <w:rsid w:val="0071016E"/>
    <w:rsid w:val="0071021E"/>
    <w:rsid w:val="007108ED"/>
    <w:rsid w:val="007108F1"/>
    <w:rsid w:val="00710A51"/>
    <w:rsid w:val="00710C7A"/>
    <w:rsid w:val="007111FA"/>
    <w:rsid w:val="00711CD5"/>
    <w:rsid w:val="0071337A"/>
    <w:rsid w:val="00713749"/>
    <w:rsid w:val="00713C05"/>
    <w:rsid w:val="00714688"/>
    <w:rsid w:val="00714912"/>
    <w:rsid w:val="0071494E"/>
    <w:rsid w:val="0071767C"/>
    <w:rsid w:val="00717936"/>
    <w:rsid w:val="00720237"/>
    <w:rsid w:val="00720374"/>
    <w:rsid w:val="00720B74"/>
    <w:rsid w:val="00721620"/>
    <w:rsid w:val="00721932"/>
    <w:rsid w:val="00721D06"/>
    <w:rsid w:val="007234F0"/>
    <w:rsid w:val="00723D25"/>
    <w:rsid w:val="007243C1"/>
    <w:rsid w:val="00724507"/>
    <w:rsid w:val="00724CAE"/>
    <w:rsid w:val="00724EE1"/>
    <w:rsid w:val="00725369"/>
    <w:rsid w:val="00725632"/>
    <w:rsid w:val="00725B8D"/>
    <w:rsid w:val="00726670"/>
    <w:rsid w:val="0073050D"/>
    <w:rsid w:val="007305B6"/>
    <w:rsid w:val="00731163"/>
    <w:rsid w:val="00731337"/>
    <w:rsid w:val="007322EA"/>
    <w:rsid w:val="0073261D"/>
    <w:rsid w:val="00733179"/>
    <w:rsid w:val="007336A5"/>
    <w:rsid w:val="00733B4F"/>
    <w:rsid w:val="00734F1B"/>
    <w:rsid w:val="00736452"/>
    <w:rsid w:val="0073662E"/>
    <w:rsid w:val="00736E75"/>
    <w:rsid w:val="00737A61"/>
    <w:rsid w:val="007415FB"/>
    <w:rsid w:val="00743E00"/>
    <w:rsid w:val="007459F5"/>
    <w:rsid w:val="00745F50"/>
    <w:rsid w:val="00747459"/>
    <w:rsid w:val="00750937"/>
    <w:rsid w:val="007512D7"/>
    <w:rsid w:val="00751B6F"/>
    <w:rsid w:val="00753A52"/>
    <w:rsid w:val="007545A1"/>
    <w:rsid w:val="0075491C"/>
    <w:rsid w:val="00754D72"/>
    <w:rsid w:val="00754F3B"/>
    <w:rsid w:val="00755049"/>
    <w:rsid w:val="00755261"/>
    <w:rsid w:val="00755D82"/>
    <w:rsid w:val="007560F4"/>
    <w:rsid w:val="00756B43"/>
    <w:rsid w:val="007579D4"/>
    <w:rsid w:val="00757A73"/>
    <w:rsid w:val="007610DC"/>
    <w:rsid w:val="007618D9"/>
    <w:rsid w:val="007625A2"/>
    <w:rsid w:val="007632FB"/>
    <w:rsid w:val="0076473C"/>
    <w:rsid w:val="00764EE3"/>
    <w:rsid w:val="00765281"/>
    <w:rsid w:val="007657F4"/>
    <w:rsid w:val="007670A3"/>
    <w:rsid w:val="00767557"/>
    <w:rsid w:val="00770240"/>
    <w:rsid w:val="00770496"/>
    <w:rsid w:val="00771AF0"/>
    <w:rsid w:val="00771CD4"/>
    <w:rsid w:val="0077205F"/>
    <w:rsid w:val="00773B2A"/>
    <w:rsid w:val="0077454D"/>
    <w:rsid w:val="007749A0"/>
    <w:rsid w:val="007761FC"/>
    <w:rsid w:val="007825F9"/>
    <w:rsid w:val="00782D65"/>
    <w:rsid w:val="00785650"/>
    <w:rsid w:val="00785C3F"/>
    <w:rsid w:val="00786C20"/>
    <w:rsid w:val="0078764C"/>
    <w:rsid w:val="00787887"/>
    <w:rsid w:val="00790F6F"/>
    <w:rsid w:val="00791C96"/>
    <w:rsid w:val="007921C5"/>
    <w:rsid w:val="007939E6"/>
    <w:rsid w:val="00793C27"/>
    <w:rsid w:val="0079410A"/>
    <w:rsid w:val="00794405"/>
    <w:rsid w:val="00794AC7"/>
    <w:rsid w:val="00795140"/>
    <w:rsid w:val="00797D3C"/>
    <w:rsid w:val="007A0A4F"/>
    <w:rsid w:val="007A234E"/>
    <w:rsid w:val="007A2389"/>
    <w:rsid w:val="007A2DF4"/>
    <w:rsid w:val="007A3B14"/>
    <w:rsid w:val="007A3B56"/>
    <w:rsid w:val="007A430D"/>
    <w:rsid w:val="007A452F"/>
    <w:rsid w:val="007A51E3"/>
    <w:rsid w:val="007A6CEC"/>
    <w:rsid w:val="007A6F4E"/>
    <w:rsid w:val="007B1C68"/>
    <w:rsid w:val="007B1CAF"/>
    <w:rsid w:val="007B42F9"/>
    <w:rsid w:val="007B4D27"/>
    <w:rsid w:val="007B4F59"/>
    <w:rsid w:val="007B5942"/>
    <w:rsid w:val="007B5C49"/>
    <w:rsid w:val="007B62FF"/>
    <w:rsid w:val="007B6F02"/>
    <w:rsid w:val="007C00AE"/>
    <w:rsid w:val="007C0D42"/>
    <w:rsid w:val="007C1180"/>
    <w:rsid w:val="007C18F6"/>
    <w:rsid w:val="007C1D18"/>
    <w:rsid w:val="007C3601"/>
    <w:rsid w:val="007C4422"/>
    <w:rsid w:val="007C477A"/>
    <w:rsid w:val="007C6D8E"/>
    <w:rsid w:val="007C6F10"/>
    <w:rsid w:val="007C7599"/>
    <w:rsid w:val="007D0B1D"/>
    <w:rsid w:val="007D1542"/>
    <w:rsid w:val="007D18C6"/>
    <w:rsid w:val="007D363B"/>
    <w:rsid w:val="007D3C7C"/>
    <w:rsid w:val="007D49E6"/>
    <w:rsid w:val="007D4C5B"/>
    <w:rsid w:val="007D5364"/>
    <w:rsid w:val="007D5C7B"/>
    <w:rsid w:val="007D6621"/>
    <w:rsid w:val="007D6AAB"/>
    <w:rsid w:val="007D7E0F"/>
    <w:rsid w:val="007D7E84"/>
    <w:rsid w:val="007E02A3"/>
    <w:rsid w:val="007E0A23"/>
    <w:rsid w:val="007E2127"/>
    <w:rsid w:val="007E2AC1"/>
    <w:rsid w:val="007E3328"/>
    <w:rsid w:val="007E3877"/>
    <w:rsid w:val="007E3BBC"/>
    <w:rsid w:val="007E459B"/>
    <w:rsid w:val="007E46E9"/>
    <w:rsid w:val="007E5351"/>
    <w:rsid w:val="007E53DE"/>
    <w:rsid w:val="007E59F9"/>
    <w:rsid w:val="007E5BE8"/>
    <w:rsid w:val="007E5D0F"/>
    <w:rsid w:val="007E663F"/>
    <w:rsid w:val="007E6C52"/>
    <w:rsid w:val="007E6E51"/>
    <w:rsid w:val="007E7014"/>
    <w:rsid w:val="007E715D"/>
    <w:rsid w:val="007E760D"/>
    <w:rsid w:val="007E7DE4"/>
    <w:rsid w:val="007E7F8B"/>
    <w:rsid w:val="007F04F6"/>
    <w:rsid w:val="007F054A"/>
    <w:rsid w:val="007F0E65"/>
    <w:rsid w:val="007F0ED3"/>
    <w:rsid w:val="007F2884"/>
    <w:rsid w:val="007F492A"/>
    <w:rsid w:val="007F4F23"/>
    <w:rsid w:val="007F4F5A"/>
    <w:rsid w:val="007F5E47"/>
    <w:rsid w:val="007F63B1"/>
    <w:rsid w:val="007F78FF"/>
    <w:rsid w:val="0080022D"/>
    <w:rsid w:val="00800777"/>
    <w:rsid w:val="00800D28"/>
    <w:rsid w:val="008019C2"/>
    <w:rsid w:val="00801D27"/>
    <w:rsid w:val="00801D74"/>
    <w:rsid w:val="0080314A"/>
    <w:rsid w:val="00803A91"/>
    <w:rsid w:val="00803E29"/>
    <w:rsid w:val="0080443B"/>
    <w:rsid w:val="00804AD3"/>
    <w:rsid w:val="008060BD"/>
    <w:rsid w:val="008060F2"/>
    <w:rsid w:val="00806A2B"/>
    <w:rsid w:val="008114DE"/>
    <w:rsid w:val="00811E2B"/>
    <w:rsid w:val="00813D5F"/>
    <w:rsid w:val="00814BAE"/>
    <w:rsid w:val="008153B5"/>
    <w:rsid w:val="00816F0A"/>
    <w:rsid w:val="008177D3"/>
    <w:rsid w:val="00820C97"/>
    <w:rsid w:val="00821783"/>
    <w:rsid w:val="008217F0"/>
    <w:rsid w:val="00821DBD"/>
    <w:rsid w:val="00822641"/>
    <w:rsid w:val="008229D7"/>
    <w:rsid w:val="00822ECF"/>
    <w:rsid w:val="00823E90"/>
    <w:rsid w:val="008240D1"/>
    <w:rsid w:val="00824537"/>
    <w:rsid w:val="00824AF6"/>
    <w:rsid w:val="00825AD8"/>
    <w:rsid w:val="00826A19"/>
    <w:rsid w:val="00826A6F"/>
    <w:rsid w:val="00826B3C"/>
    <w:rsid w:val="008275D1"/>
    <w:rsid w:val="00830980"/>
    <w:rsid w:val="008310A4"/>
    <w:rsid w:val="008320C5"/>
    <w:rsid w:val="00832D08"/>
    <w:rsid w:val="00833506"/>
    <w:rsid w:val="0083382F"/>
    <w:rsid w:val="0083389A"/>
    <w:rsid w:val="008345B5"/>
    <w:rsid w:val="008364A4"/>
    <w:rsid w:val="008370C6"/>
    <w:rsid w:val="008375A2"/>
    <w:rsid w:val="00837C97"/>
    <w:rsid w:val="008409AA"/>
    <w:rsid w:val="008412D2"/>
    <w:rsid w:val="0084133D"/>
    <w:rsid w:val="008419A8"/>
    <w:rsid w:val="00841E10"/>
    <w:rsid w:val="00842B24"/>
    <w:rsid w:val="00842CD4"/>
    <w:rsid w:val="00843501"/>
    <w:rsid w:val="00843BB8"/>
    <w:rsid w:val="00843F68"/>
    <w:rsid w:val="00845157"/>
    <w:rsid w:val="00845963"/>
    <w:rsid w:val="00846523"/>
    <w:rsid w:val="008510A3"/>
    <w:rsid w:val="00852D90"/>
    <w:rsid w:val="00855505"/>
    <w:rsid w:val="0085610B"/>
    <w:rsid w:val="00856D6D"/>
    <w:rsid w:val="00856EA0"/>
    <w:rsid w:val="00857220"/>
    <w:rsid w:val="00860534"/>
    <w:rsid w:val="008611A1"/>
    <w:rsid w:val="00861E3D"/>
    <w:rsid w:val="00861E7A"/>
    <w:rsid w:val="00863764"/>
    <w:rsid w:val="008641C7"/>
    <w:rsid w:val="00864297"/>
    <w:rsid w:val="00864679"/>
    <w:rsid w:val="00865986"/>
    <w:rsid w:val="00865E52"/>
    <w:rsid w:val="00866400"/>
    <w:rsid w:val="0086693D"/>
    <w:rsid w:val="00867FDA"/>
    <w:rsid w:val="008706FC"/>
    <w:rsid w:val="0087102E"/>
    <w:rsid w:val="00871C03"/>
    <w:rsid w:val="008727C8"/>
    <w:rsid w:val="00872B81"/>
    <w:rsid w:val="00872F09"/>
    <w:rsid w:val="008757AE"/>
    <w:rsid w:val="0087649C"/>
    <w:rsid w:val="008766FA"/>
    <w:rsid w:val="00876FF5"/>
    <w:rsid w:val="00882C37"/>
    <w:rsid w:val="0088337E"/>
    <w:rsid w:val="00883C8D"/>
    <w:rsid w:val="00883CE2"/>
    <w:rsid w:val="00884E93"/>
    <w:rsid w:val="00884F25"/>
    <w:rsid w:val="0088729C"/>
    <w:rsid w:val="008877E1"/>
    <w:rsid w:val="00887B79"/>
    <w:rsid w:val="008902E5"/>
    <w:rsid w:val="00891AA6"/>
    <w:rsid w:val="00892A93"/>
    <w:rsid w:val="00893680"/>
    <w:rsid w:val="00893746"/>
    <w:rsid w:val="00893D1F"/>
    <w:rsid w:val="00894592"/>
    <w:rsid w:val="0089491E"/>
    <w:rsid w:val="00894A59"/>
    <w:rsid w:val="00894C44"/>
    <w:rsid w:val="0089506C"/>
    <w:rsid w:val="00895201"/>
    <w:rsid w:val="0089621A"/>
    <w:rsid w:val="00896872"/>
    <w:rsid w:val="00897190"/>
    <w:rsid w:val="00897280"/>
    <w:rsid w:val="0089754B"/>
    <w:rsid w:val="008A0408"/>
    <w:rsid w:val="008A04E1"/>
    <w:rsid w:val="008A0A9F"/>
    <w:rsid w:val="008A19B4"/>
    <w:rsid w:val="008A249D"/>
    <w:rsid w:val="008A278C"/>
    <w:rsid w:val="008A3276"/>
    <w:rsid w:val="008A3D8F"/>
    <w:rsid w:val="008A4C56"/>
    <w:rsid w:val="008A4E6F"/>
    <w:rsid w:val="008A5C89"/>
    <w:rsid w:val="008A6C55"/>
    <w:rsid w:val="008A7321"/>
    <w:rsid w:val="008A7356"/>
    <w:rsid w:val="008A7825"/>
    <w:rsid w:val="008B0D96"/>
    <w:rsid w:val="008B0DBE"/>
    <w:rsid w:val="008B29BC"/>
    <w:rsid w:val="008B33EB"/>
    <w:rsid w:val="008B50F9"/>
    <w:rsid w:val="008B5AD7"/>
    <w:rsid w:val="008B5B0A"/>
    <w:rsid w:val="008B687B"/>
    <w:rsid w:val="008B72EC"/>
    <w:rsid w:val="008C1726"/>
    <w:rsid w:val="008C1E27"/>
    <w:rsid w:val="008C289B"/>
    <w:rsid w:val="008C3706"/>
    <w:rsid w:val="008C39ED"/>
    <w:rsid w:val="008C3C0B"/>
    <w:rsid w:val="008C48A0"/>
    <w:rsid w:val="008C497F"/>
    <w:rsid w:val="008C55F6"/>
    <w:rsid w:val="008C5644"/>
    <w:rsid w:val="008C5BEA"/>
    <w:rsid w:val="008C5F03"/>
    <w:rsid w:val="008C6B72"/>
    <w:rsid w:val="008C6C7A"/>
    <w:rsid w:val="008C7138"/>
    <w:rsid w:val="008C798E"/>
    <w:rsid w:val="008C7F29"/>
    <w:rsid w:val="008D03E3"/>
    <w:rsid w:val="008D0E2F"/>
    <w:rsid w:val="008D1E4F"/>
    <w:rsid w:val="008D25EF"/>
    <w:rsid w:val="008D2B3B"/>
    <w:rsid w:val="008D3652"/>
    <w:rsid w:val="008D369B"/>
    <w:rsid w:val="008D3AF6"/>
    <w:rsid w:val="008D3FA5"/>
    <w:rsid w:val="008D4A20"/>
    <w:rsid w:val="008D5A6D"/>
    <w:rsid w:val="008D5BC0"/>
    <w:rsid w:val="008D64C3"/>
    <w:rsid w:val="008D70DB"/>
    <w:rsid w:val="008D718E"/>
    <w:rsid w:val="008D765C"/>
    <w:rsid w:val="008D7FE2"/>
    <w:rsid w:val="008E01AE"/>
    <w:rsid w:val="008E0397"/>
    <w:rsid w:val="008E1891"/>
    <w:rsid w:val="008E1B16"/>
    <w:rsid w:val="008E1D4F"/>
    <w:rsid w:val="008E2B08"/>
    <w:rsid w:val="008E3062"/>
    <w:rsid w:val="008E3D57"/>
    <w:rsid w:val="008E4CEB"/>
    <w:rsid w:val="008E529F"/>
    <w:rsid w:val="008E6B29"/>
    <w:rsid w:val="008E7930"/>
    <w:rsid w:val="008E7C03"/>
    <w:rsid w:val="008F172C"/>
    <w:rsid w:val="008F189C"/>
    <w:rsid w:val="008F2096"/>
    <w:rsid w:val="008F2708"/>
    <w:rsid w:val="008F2E00"/>
    <w:rsid w:val="008F3297"/>
    <w:rsid w:val="008F38ED"/>
    <w:rsid w:val="008F3910"/>
    <w:rsid w:val="008F6BB8"/>
    <w:rsid w:val="008F7265"/>
    <w:rsid w:val="008F7A4F"/>
    <w:rsid w:val="008F7F27"/>
    <w:rsid w:val="009007D4"/>
    <w:rsid w:val="00900F19"/>
    <w:rsid w:val="009010BA"/>
    <w:rsid w:val="00901A9A"/>
    <w:rsid w:val="00902138"/>
    <w:rsid w:val="00902498"/>
    <w:rsid w:val="00902632"/>
    <w:rsid w:val="00902DBD"/>
    <w:rsid w:val="00904CEA"/>
    <w:rsid w:val="00904D94"/>
    <w:rsid w:val="009058C8"/>
    <w:rsid w:val="00905FA1"/>
    <w:rsid w:val="00906252"/>
    <w:rsid w:val="00906924"/>
    <w:rsid w:val="00910773"/>
    <w:rsid w:val="00911789"/>
    <w:rsid w:val="0091182D"/>
    <w:rsid w:val="0091256D"/>
    <w:rsid w:val="00912D28"/>
    <w:rsid w:val="00913385"/>
    <w:rsid w:val="009137C1"/>
    <w:rsid w:val="00913E0A"/>
    <w:rsid w:val="00914045"/>
    <w:rsid w:val="00915EBA"/>
    <w:rsid w:val="00916906"/>
    <w:rsid w:val="00917230"/>
    <w:rsid w:val="009207E1"/>
    <w:rsid w:val="0092101C"/>
    <w:rsid w:val="009238E3"/>
    <w:rsid w:val="00924B44"/>
    <w:rsid w:val="00925B3E"/>
    <w:rsid w:val="00925C6B"/>
    <w:rsid w:val="00925EB4"/>
    <w:rsid w:val="00926AB5"/>
    <w:rsid w:val="0092782E"/>
    <w:rsid w:val="00931B49"/>
    <w:rsid w:val="0093273E"/>
    <w:rsid w:val="0093279E"/>
    <w:rsid w:val="009332B1"/>
    <w:rsid w:val="009343DF"/>
    <w:rsid w:val="009343EC"/>
    <w:rsid w:val="009356F5"/>
    <w:rsid w:val="009362A3"/>
    <w:rsid w:val="00936674"/>
    <w:rsid w:val="00936781"/>
    <w:rsid w:val="00936851"/>
    <w:rsid w:val="00936CF4"/>
    <w:rsid w:val="009412E4"/>
    <w:rsid w:val="00941896"/>
    <w:rsid w:val="00942F6B"/>
    <w:rsid w:val="009441FF"/>
    <w:rsid w:val="00944FC0"/>
    <w:rsid w:val="009457C7"/>
    <w:rsid w:val="0094584D"/>
    <w:rsid w:val="009501CC"/>
    <w:rsid w:val="00950363"/>
    <w:rsid w:val="00951074"/>
    <w:rsid w:val="00951C72"/>
    <w:rsid w:val="00953216"/>
    <w:rsid w:val="009562BC"/>
    <w:rsid w:val="00956AB2"/>
    <w:rsid w:val="00956BF6"/>
    <w:rsid w:val="00957C0B"/>
    <w:rsid w:val="009610ED"/>
    <w:rsid w:val="00962284"/>
    <w:rsid w:val="00962CCD"/>
    <w:rsid w:val="00963033"/>
    <w:rsid w:val="009630E3"/>
    <w:rsid w:val="009637BB"/>
    <w:rsid w:val="0096405C"/>
    <w:rsid w:val="00964E9A"/>
    <w:rsid w:val="00966400"/>
    <w:rsid w:val="009667B6"/>
    <w:rsid w:val="00967156"/>
    <w:rsid w:val="009700C7"/>
    <w:rsid w:val="009709AD"/>
    <w:rsid w:val="00972685"/>
    <w:rsid w:val="00973AB6"/>
    <w:rsid w:val="0097449A"/>
    <w:rsid w:val="00974BE3"/>
    <w:rsid w:val="00974FD8"/>
    <w:rsid w:val="0097510B"/>
    <w:rsid w:val="009766E8"/>
    <w:rsid w:val="009811D2"/>
    <w:rsid w:val="009819DD"/>
    <w:rsid w:val="00981A32"/>
    <w:rsid w:val="00981FCE"/>
    <w:rsid w:val="00982336"/>
    <w:rsid w:val="00982495"/>
    <w:rsid w:val="009827F2"/>
    <w:rsid w:val="00983A63"/>
    <w:rsid w:val="00984B71"/>
    <w:rsid w:val="00985B0A"/>
    <w:rsid w:val="00986C89"/>
    <w:rsid w:val="00990B33"/>
    <w:rsid w:val="00991971"/>
    <w:rsid w:val="00992CA0"/>
    <w:rsid w:val="009931EF"/>
    <w:rsid w:val="009935F1"/>
    <w:rsid w:val="009938FF"/>
    <w:rsid w:val="00993AD3"/>
    <w:rsid w:val="00994135"/>
    <w:rsid w:val="009947CC"/>
    <w:rsid w:val="009958A6"/>
    <w:rsid w:val="00995C53"/>
    <w:rsid w:val="009968F2"/>
    <w:rsid w:val="00997BD5"/>
    <w:rsid w:val="009A0CC0"/>
    <w:rsid w:val="009A1CDE"/>
    <w:rsid w:val="009A1FB0"/>
    <w:rsid w:val="009A2E42"/>
    <w:rsid w:val="009A4195"/>
    <w:rsid w:val="009A47F5"/>
    <w:rsid w:val="009A612F"/>
    <w:rsid w:val="009A6951"/>
    <w:rsid w:val="009A7323"/>
    <w:rsid w:val="009A7649"/>
    <w:rsid w:val="009B0F18"/>
    <w:rsid w:val="009B11E9"/>
    <w:rsid w:val="009B13A9"/>
    <w:rsid w:val="009B13C2"/>
    <w:rsid w:val="009B50C1"/>
    <w:rsid w:val="009B5FA6"/>
    <w:rsid w:val="009B685A"/>
    <w:rsid w:val="009B6A57"/>
    <w:rsid w:val="009B6BEB"/>
    <w:rsid w:val="009B76DF"/>
    <w:rsid w:val="009B7787"/>
    <w:rsid w:val="009B7C29"/>
    <w:rsid w:val="009B7DDB"/>
    <w:rsid w:val="009B7EBF"/>
    <w:rsid w:val="009C004B"/>
    <w:rsid w:val="009C0C5E"/>
    <w:rsid w:val="009C1999"/>
    <w:rsid w:val="009C2259"/>
    <w:rsid w:val="009C36BA"/>
    <w:rsid w:val="009C3C41"/>
    <w:rsid w:val="009C3C4A"/>
    <w:rsid w:val="009C425A"/>
    <w:rsid w:val="009C46B5"/>
    <w:rsid w:val="009C5774"/>
    <w:rsid w:val="009C6D8C"/>
    <w:rsid w:val="009C7B28"/>
    <w:rsid w:val="009C7E76"/>
    <w:rsid w:val="009D041D"/>
    <w:rsid w:val="009D18EF"/>
    <w:rsid w:val="009D18F2"/>
    <w:rsid w:val="009D1CB0"/>
    <w:rsid w:val="009D21F0"/>
    <w:rsid w:val="009D28D0"/>
    <w:rsid w:val="009D2DD2"/>
    <w:rsid w:val="009D30DF"/>
    <w:rsid w:val="009D41F7"/>
    <w:rsid w:val="009D45C6"/>
    <w:rsid w:val="009D482A"/>
    <w:rsid w:val="009D5DCF"/>
    <w:rsid w:val="009D6334"/>
    <w:rsid w:val="009E15BC"/>
    <w:rsid w:val="009E3240"/>
    <w:rsid w:val="009E3578"/>
    <w:rsid w:val="009E41E8"/>
    <w:rsid w:val="009E420C"/>
    <w:rsid w:val="009E4B72"/>
    <w:rsid w:val="009E4C71"/>
    <w:rsid w:val="009E4D7D"/>
    <w:rsid w:val="009E4DB5"/>
    <w:rsid w:val="009E5BD5"/>
    <w:rsid w:val="009E65CE"/>
    <w:rsid w:val="009E6ECD"/>
    <w:rsid w:val="009E78FD"/>
    <w:rsid w:val="009F0F3F"/>
    <w:rsid w:val="009F3934"/>
    <w:rsid w:val="009F606A"/>
    <w:rsid w:val="009F6075"/>
    <w:rsid w:val="00A007E5"/>
    <w:rsid w:val="00A00915"/>
    <w:rsid w:val="00A010FB"/>
    <w:rsid w:val="00A01B12"/>
    <w:rsid w:val="00A034E2"/>
    <w:rsid w:val="00A07BD6"/>
    <w:rsid w:val="00A1070E"/>
    <w:rsid w:val="00A109B0"/>
    <w:rsid w:val="00A14288"/>
    <w:rsid w:val="00A14478"/>
    <w:rsid w:val="00A17CE8"/>
    <w:rsid w:val="00A20656"/>
    <w:rsid w:val="00A207B1"/>
    <w:rsid w:val="00A20BD1"/>
    <w:rsid w:val="00A20FAF"/>
    <w:rsid w:val="00A229ED"/>
    <w:rsid w:val="00A23B15"/>
    <w:rsid w:val="00A24648"/>
    <w:rsid w:val="00A24AF0"/>
    <w:rsid w:val="00A270E3"/>
    <w:rsid w:val="00A30001"/>
    <w:rsid w:val="00A30F06"/>
    <w:rsid w:val="00A31042"/>
    <w:rsid w:val="00A31E6A"/>
    <w:rsid w:val="00A328E5"/>
    <w:rsid w:val="00A32FB1"/>
    <w:rsid w:val="00A33073"/>
    <w:rsid w:val="00A333D7"/>
    <w:rsid w:val="00A33432"/>
    <w:rsid w:val="00A33614"/>
    <w:rsid w:val="00A342C3"/>
    <w:rsid w:val="00A35DEB"/>
    <w:rsid w:val="00A36514"/>
    <w:rsid w:val="00A36B01"/>
    <w:rsid w:val="00A37FC4"/>
    <w:rsid w:val="00A416DF"/>
    <w:rsid w:val="00A419E5"/>
    <w:rsid w:val="00A41F8B"/>
    <w:rsid w:val="00A43A06"/>
    <w:rsid w:val="00A44214"/>
    <w:rsid w:val="00A45212"/>
    <w:rsid w:val="00A45F32"/>
    <w:rsid w:val="00A46671"/>
    <w:rsid w:val="00A46679"/>
    <w:rsid w:val="00A507B1"/>
    <w:rsid w:val="00A51554"/>
    <w:rsid w:val="00A52C61"/>
    <w:rsid w:val="00A5351A"/>
    <w:rsid w:val="00A53A2F"/>
    <w:rsid w:val="00A55987"/>
    <w:rsid w:val="00A55B24"/>
    <w:rsid w:val="00A56A7E"/>
    <w:rsid w:val="00A6124C"/>
    <w:rsid w:val="00A616BA"/>
    <w:rsid w:val="00A6279F"/>
    <w:rsid w:val="00A64ACA"/>
    <w:rsid w:val="00A65C84"/>
    <w:rsid w:val="00A66D2B"/>
    <w:rsid w:val="00A67162"/>
    <w:rsid w:val="00A676F3"/>
    <w:rsid w:val="00A70AF2"/>
    <w:rsid w:val="00A7144F"/>
    <w:rsid w:val="00A71813"/>
    <w:rsid w:val="00A71B6A"/>
    <w:rsid w:val="00A721F2"/>
    <w:rsid w:val="00A73173"/>
    <w:rsid w:val="00A7364E"/>
    <w:rsid w:val="00A7591F"/>
    <w:rsid w:val="00A75E03"/>
    <w:rsid w:val="00A77142"/>
    <w:rsid w:val="00A77347"/>
    <w:rsid w:val="00A773C5"/>
    <w:rsid w:val="00A77711"/>
    <w:rsid w:val="00A7796F"/>
    <w:rsid w:val="00A80291"/>
    <w:rsid w:val="00A83122"/>
    <w:rsid w:val="00A83317"/>
    <w:rsid w:val="00A83742"/>
    <w:rsid w:val="00A83AAB"/>
    <w:rsid w:val="00A8445B"/>
    <w:rsid w:val="00A84764"/>
    <w:rsid w:val="00A8495C"/>
    <w:rsid w:val="00A84C0A"/>
    <w:rsid w:val="00A857A4"/>
    <w:rsid w:val="00A8629D"/>
    <w:rsid w:val="00A87214"/>
    <w:rsid w:val="00A872CF"/>
    <w:rsid w:val="00A87FDA"/>
    <w:rsid w:val="00A90210"/>
    <w:rsid w:val="00A90E87"/>
    <w:rsid w:val="00A915E0"/>
    <w:rsid w:val="00A91A93"/>
    <w:rsid w:val="00A91E8D"/>
    <w:rsid w:val="00A93CA5"/>
    <w:rsid w:val="00A94D80"/>
    <w:rsid w:val="00A974F4"/>
    <w:rsid w:val="00A97B6D"/>
    <w:rsid w:val="00AA0498"/>
    <w:rsid w:val="00AA105D"/>
    <w:rsid w:val="00AA1B56"/>
    <w:rsid w:val="00AA25CF"/>
    <w:rsid w:val="00AA3F16"/>
    <w:rsid w:val="00AA4544"/>
    <w:rsid w:val="00AA5389"/>
    <w:rsid w:val="00AA7019"/>
    <w:rsid w:val="00AB023B"/>
    <w:rsid w:val="00AB0A42"/>
    <w:rsid w:val="00AB0C6A"/>
    <w:rsid w:val="00AB1337"/>
    <w:rsid w:val="00AB16C2"/>
    <w:rsid w:val="00AB16FF"/>
    <w:rsid w:val="00AB211F"/>
    <w:rsid w:val="00AB21E3"/>
    <w:rsid w:val="00AB4DF9"/>
    <w:rsid w:val="00AB7199"/>
    <w:rsid w:val="00AB7AE4"/>
    <w:rsid w:val="00AC017C"/>
    <w:rsid w:val="00AC0875"/>
    <w:rsid w:val="00AC08B3"/>
    <w:rsid w:val="00AC195A"/>
    <w:rsid w:val="00AC1A0C"/>
    <w:rsid w:val="00AC1A1C"/>
    <w:rsid w:val="00AC2A4B"/>
    <w:rsid w:val="00AC4254"/>
    <w:rsid w:val="00AC52EB"/>
    <w:rsid w:val="00AC5FB8"/>
    <w:rsid w:val="00AC68EA"/>
    <w:rsid w:val="00AC781D"/>
    <w:rsid w:val="00AC7DD6"/>
    <w:rsid w:val="00AD0463"/>
    <w:rsid w:val="00AD0B79"/>
    <w:rsid w:val="00AD1ED4"/>
    <w:rsid w:val="00AD2847"/>
    <w:rsid w:val="00AD2A67"/>
    <w:rsid w:val="00AD378E"/>
    <w:rsid w:val="00AD3FC6"/>
    <w:rsid w:val="00AD44CE"/>
    <w:rsid w:val="00AD4DBC"/>
    <w:rsid w:val="00AD4EA7"/>
    <w:rsid w:val="00AD5995"/>
    <w:rsid w:val="00AD661F"/>
    <w:rsid w:val="00AD7650"/>
    <w:rsid w:val="00AD7EC4"/>
    <w:rsid w:val="00AE0E6D"/>
    <w:rsid w:val="00AE128A"/>
    <w:rsid w:val="00AE12FD"/>
    <w:rsid w:val="00AE1BBD"/>
    <w:rsid w:val="00AE3640"/>
    <w:rsid w:val="00AE38F7"/>
    <w:rsid w:val="00AE4125"/>
    <w:rsid w:val="00AE49A8"/>
    <w:rsid w:val="00AE4BA9"/>
    <w:rsid w:val="00AE4FF5"/>
    <w:rsid w:val="00AE5173"/>
    <w:rsid w:val="00AE5CCF"/>
    <w:rsid w:val="00AE75AC"/>
    <w:rsid w:val="00AF07A3"/>
    <w:rsid w:val="00AF0AC9"/>
    <w:rsid w:val="00AF16AF"/>
    <w:rsid w:val="00AF1866"/>
    <w:rsid w:val="00AF1971"/>
    <w:rsid w:val="00AF32CC"/>
    <w:rsid w:val="00AF3D25"/>
    <w:rsid w:val="00AF66C1"/>
    <w:rsid w:val="00AF6A0B"/>
    <w:rsid w:val="00AF6ED2"/>
    <w:rsid w:val="00AF73F3"/>
    <w:rsid w:val="00B011C7"/>
    <w:rsid w:val="00B019D4"/>
    <w:rsid w:val="00B02434"/>
    <w:rsid w:val="00B02670"/>
    <w:rsid w:val="00B05C1E"/>
    <w:rsid w:val="00B05C89"/>
    <w:rsid w:val="00B05D78"/>
    <w:rsid w:val="00B07EA6"/>
    <w:rsid w:val="00B1132D"/>
    <w:rsid w:val="00B117C4"/>
    <w:rsid w:val="00B11B8A"/>
    <w:rsid w:val="00B11CE0"/>
    <w:rsid w:val="00B121F1"/>
    <w:rsid w:val="00B125A3"/>
    <w:rsid w:val="00B13119"/>
    <w:rsid w:val="00B1366A"/>
    <w:rsid w:val="00B1452C"/>
    <w:rsid w:val="00B1521A"/>
    <w:rsid w:val="00B157D9"/>
    <w:rsid w:val="00B16CE3"/>
    <w:rsid w:val="00B177E5"/>
    <w:rsid w:val="00B17FA2"/>
    <w:rsid w:val="00B204D4"/>
    <w:rsid w:val="00B22BEA"/>
    <w:rsid w:val="00B22F07"/>
    <w:rsid w:val="00B232BB"/>
    <w:rsid w:val="00B24150"/>
    <w:rsid w:val="00B268A0"/>
    <w:rsid w:val="00B279A1"/>
    <w:rsid w:val="00B308CD"/>
    <w:rsid w:val="00B30CCB"/>
    <w:rsid w:val="00B310FB"/>
    <w:rsid w:val="00B3151B"/>
    <w:rsid w:val="00B31F6F"/>
    <w:rsid w:val="00B3202F"/>
    <w:rsid w:val="00B32E9C"/>
    <w:rsid w:val="00B330A4"/>
    <w:rsid w:val="00B3310A"/>
    <w:rsid w:val="00B347ED"/>
    <w:rsid w:val="00B34913"/>
    <w:rsid w:val="00B3508D"/>
    <w:rsid w:val="00B350B2"/>
    <w:rsid w:val="00B35425"/>
    <w:rsid w:val="00B35C62"/>
    <w:rsid w:val="00B36C85"/>
    <w:rsid w:val="00B371CB"/>
    <w:rsid w:val="00B37983"/>
    <w:rsid w:val="00B37BFE"/>
    <w:rsid w:val="00B40042"/>
    <w:rsid w:val="00B40E0F"/>
    <w:rsid w:val="00B41032"/>
    <w:rsid w:val="00B41C3C"/>
    <w:rsid w:val="00B41CBD"/>
    <w:rsid w:val="00B43C85"/>
    <w:rsid w:val="00B451B8"/>
    <w:rsid w:val="00B45231"/>
    <w:rsid w:val="00B45787"/>
    <w:rsid w:val="00B45DA1"/>
    <w:rsid w:val="00B45DD8"/>
    <w:rsid w:val="00B46631"/>
    <w:rsid w:val="00B46D21"/>
    <w:rsid w:val="00B4769D"/>
    <w:rsid w:val="00B50DC0"/>
    <w:rsid w:val="00B51EE6"/>
    <w:rsid w:val="00B5203C"/>
    <w:rsid w:val="00B53E0A"/>
    <w:rsid w:val="00B540C2"/>
    <w:rsid w:val="00B55B18"/>
    <w:rsid w:val="00B55DC4"/>
    <w:rsid w:val="00B56299"/>
    <w:rsid w:val="00B5701F"/>
    <w:rsid w:val="00B57057"/>
    <w:rsid w:val="00B62368"/>
    <w:rsid w:val="00B62CB8"/>
    <w:rsid w:val="00B6412B"/>
    <w:rsid w:val="00B64F48"/>
    <w:rsid w:val="00B66246"/>
    <w:rsid w:val="00B67544"/>
    <w:rsid w:val="00B705B5"/>
    <w:rsid w:val="00B71039"/>
    <w:rsid w:val="00B71F5A"/>
    <w:rsid w:val="00B72098"/>
    <w:rsid w:val="00B72475"/>
    <w:rsid w:val="00B72FFC"/>
    <w:rsid w:val="00B73272"/>
    <w:rsid w:val="00B76169"/>
    <w:rsid w:val="00B802B3"/>
    <w:rsid w:val="00B8156F"/>
    <w:rsid w:val="00B81E20"/>
    <w:rsid w:val="00B81E34"/>
    <w:rsid w:val="00B82A12"/>
    <w:rsid w:val="00B841C2"/>
    <w:rsid w:val="00B84599"/>
    <w:rsid w:val="00B86D72"/>
    <w:rsid w:val="00B87B97"/>
    <w:rsid w:val="00B90E67"/>
    <w:rsid w:val="00B92627"/>
    <w:rsid w:val="00B931F9"/>
    <w:rsid w:val="00B94563"/>
    <w:rsid w:val="00B9456F"/>
    <w:rsid w:val="00B955CA"/>
    <w:rsid w:val="00B970AF"/>
    <w:rsid w:val="00B9726C"/>
    <w:rsid w:val="00B97AB1"/>
    <w:rsid w:val="00B97C90"/>
    <w:rsid w:val="00B97D19"/>
    <w:rsid w:val="00BA17A0"/>
    <w:rsid w:val="00BA1FF4"/>
    <w:rsid w:val="00BA221C"/>
    <w:rsid w:val="00BA247C"/>
    <w:rsid w:val="00BA2549"/>
    <w:rsid w:val="00BA29C3"/>
    <w:rsid w:val="00BA350D"/>
    <w:rsid w:val="00BA41D2"/>
    <w:rsid w:val="00BA5451"/>
    <w:rsid w:val="00BA5480"/>
    <w:rsid w:val="00BA58EE"/>
    <w:rsid w:val="00BA6D49"/>
    <w:rsid w:val="00BA709C"/>
    <w:rsid w:val="00BB1128"/>
    <w:rsid w:val="00BB1561"/>
    <w:rsid w:val="00BB18A5"/>
    <w:rsid w:val="00BB1F0A"/>
    <w:rsid w:val="00BB1F42"/>
    <w:rsid w:val="00BB2044"/>
    <w:rsid w:val="00BB3B4B"/>
    <w:rsid w:val="00BB3CFC"/>
    <w:rsid w:val="00BB52C4"/>
    <w:rsid w:val="00BB52DA"/>
    <w:rsid w:val="00BB5AEA"/>
    <w:rsid w:val="00BC02F8"/>
    <w:rsid w:val="00BC1266"/>
    <w:rsid w:val="00BC18CC"/>
    <w:rsid w:val="00BC2022"/>
    <w:rsid w:val="00BC30B0"/>
    <w:rsid w:val="00BC3DC2"/>
    <w:rsid w:val="00BC4201"/>
    <w:rsid w:val="00BC5279"/>
    <w:rsid w:val="00BC539F"/>
    <w:rsid w:val="00BC5693"/>
    <w:rsid w:val="00BC705F"/>
    <w:rsid w:val="00BC73AB"/>
    <w:rsid w:val="00BD0DC5"/>
    <w:rsid w:val="00BD193F"/>
    <w:rsid w:val="00BD3458"/>
    <w:rsid w:val="00BD3496"/>
    <w:rsid w:val="00BD3D07"/>
    <w:rsid w:val="00BD52EF"/>
    <w:rsid w:val="00BD5A98"/>
    <w:rsid w:val="00BD75AA"/>
    <w:rsid w:val="00BE0DB7"/>
    <w:rsid w:val="00BE1D35"/>
    <w:rsid w:val="00BE1DAC"/>
    <w:rsid w:val="00BE1F49"/>
    <w:rsid w:val="00BE2518"/>
    <w:rsid w:val="00BE3F1A"/>
    <w:rsid w:val="00BE454D"/>
    <w:rsid w:val="00BE4E5B"/>
    <w:rsid w:val="00BE5537"/>
    <w:rsid w:val="00BE597A"/>
    <w:rsid w:val="00BE5E29"/>
    <w:rsid w:val="00BE6203"/>
    <w:rsid w:val="00BE6CFF"/>
    <w:rsid w:val="00BE6E11"/>
    <w:rsid w:val="00BE7596"/>
    <w:rsid w:val="00BF0608"/>
    <w:rsid w:val="00BF0D5F"/>
    <w:rsid w:val="00BF15E1"/>
    <w:rsid w:val="00BF1699"/>
    <w:rsid w:val="00BF24CA"/>
    <w:rsid w:val="00BF3F58"/>
    <w:rsid w:val="00BF5848"/>
    <w:rsid w:val="00BF6139"/>
    <w:rsid w:val="00BF61BE"/>
    <w:rsid w:val="00BF788F"/>
    <w:rsid w:val="00C00DF2"/>
    <w:rsid w:val="00C012D7"/>
    <w:rsid w:val="00C01646"/>
    <w:rsid w:val="00C01B5A"/>
    <w:rsid w:val="00C01F4D"/>
    <w:rsid w:val="00C022A6"/>
    <w:rsid w:val="00C0262B"/>
    <w:rsid w:val="00C03B8C"/>
    <w:rsid w:val="00C042E8"/>
    <w:rsid w:val="00C06397"/>
    <w:rsid w:val="00C065E6"/>
    <w:rsid w:val="00C076D5"/>
    <w:rsid w:val="00C10CA1"/>
    <w:rsid w:val="00C10CFB"/>
    <w:rsid w:val="00C10E79"/>
    <w:rsid w:val="00C1198D"/>
    <w:rsid w:val="00C1317A"/>
    <w:rsid w:val="00C15F8C"/>
    <w:rsid w:val="00C20058"/>
    <w:rsid w:val="00C20BD4"/>
    <w:rsid w:val="00C211D5"/>
    <w:rsid w:val="00C23060"/>
    <w:rsid w:val="00C2306B"/>
    <w:rsid w:val="00C25CAA"/>
    <w:rsid w:val="00C25E9C"/>
    <w:rsid w:val="00C27964"/>
    <w:rsid w:val="00C27AD9"/>
    <w:rsid w:val="00C3103D"/>
    <w:rsid w:val="00C31079"/>
    <w:rsid w:val="00C3687E"/>
    <w:rsid w:val="00C37105"/>
    <w:rsid w:val="00C37F98"/>
    <w:rsid w:val="00C41425"/>
    <w:rsid w:val="00C4192A"/>
    <w:rsid w:val="00C41A2A"/>
    <w:rsid w:val="00C41F29"/>
    <w:rsid w:val="00C424B5"/>
    <w:rsid w:val="00C436D0"/>
    <w:rsid w:val="00C44FC0"/>
    <w:rsid w:val="00C452D4"/>
    <w:rsid w:val="00C453A9"/>
    <w:rsid w:val="00C457C6"/>
    <w:rsid w:val="00C461B1"/>
    <w:rsid w:val="00C4760A"/>
    <w:rsid w:val="00C47E47"/>
    <w:rsid w:val="00C50267"/>
    <w:rsid w:val="00C504CA"/>
    <w:rsid w:val="00C5076F"/>
    <w:rsid w:val="00C53CD6"/>
    <w:rsid w:val="00C53D61"/>
    <w:rsid w:val="00C54416"/>
    <w:rsid w:val="00C552F8"/>
    <w:rsid w:val="00C5614B"/>
    <w:rsid w:val="00C5621A"/>
    <w:rsid w:val="00C5649F"/>
    <w:rsid w:val="00C56C7F"/>
    <w:rsid w:val="00C5736D"/>
    <w:rsid w:val="00C57A0A"/>
    <w:rsid w:val="00C57C6A"/>
    <w:rsid w:val="00C57FB5"/>
    <w:rsid w:val="00C61591"/>
    <w:rsid w:val="00C61D37"/>
    <w:rsid w:val="00C61DA1"/>
    <w:rsid w:val="00C61F9D"/>
    <w:rsid w:val="00C623D7"/>
    <w:rsid w:val="00C6312E"/>
    <w:rsid w:val="00C6329E"/>
    <w:rsid w:val="00C635AA"/>
    <w:rsid w:val="00C648C5"/>
    <w:rsid w:val="00C64D9E"/>
    <w:rsid w:val="00C65CDC"/>
    <w:rsid w:val="00C6676D"/>
    <w:rsid w:val="00C678C2"/>
    <w:rsid w:val="00C678E9"/>
    <w:rsid w:val="00C67F63"/>
    <w:rsid w:val="00C702AB"/>
    <w:rsid w:val="00C7064A"/>
    <w:rsid w:val="00C71157"/>
    <w:rsid w:val="00C716DB"/>
    <w:rsid w:val="00C71F1E"/>
    <w:rsid w:val="00C72D55"/>
    <w:rsid w:val="00C73EE4"/>
    <w:rsid w:val="00C74FD8"/>
    <w:rsid w:val="00C756A7"/>
    <w:rsid w:val="00C760BA"/>
    <w:rsid w:val="00C7680F"/>
    <w:rsid w:val="00C775B7"/>
    <w:rsid w:val="00C80617"/>
    <w:rsid w:val="00C84D36"/>
    <w:rsid w:val="00C853CD"/>
    <w:rsid w:val="00C853EF"/>
    <w:rsid w:val="00C860EF"/>
    <w:rsid w:val="00C863E6"/>
    <w:rsid w:val="00C86490"/>
    <w:rsid w:val="00C875BC"/>
    <w:rsid w:val="00C907DD"/>
    <w:rsid w:val="00C910A2"/>
    <w:rsid w:val="00C9139C"/>
    <w:rsid w:val="00C91A97"/>
    <w:rsid w:val="00C92411"/>
    <w:rsid w:val="00C92448"/>
    <w:rsid w:val="00C92BC2"/>
    <w:rsid w:val="00C92D50"/>
    <w:rsid w:val="00C92F0F"/>
    <w:rsid w:val="00C93669"/>
    <w:rsid w:val="00C953BE"/>
    <w:rsid w:val="00C960D5"/>
    <w:rsid w:val="00C96326"/>
    <w:rsid w:val="00C97EC5"/>
    <w:rsid w:val="00CA02C3"/>
    <w:rsid w:val="00CA0487"/>
    <w:rsid w:val="00CA12B1"/>
    <w:rsid w:val="00CA2350"/>
    <w:rsid w:val="00CA33C4"/>
    <w:rsid w:val="00CA38FD"/>
    <w:rsid w:val="00CA44B6"/>
    <w:rsid w:val="00CA4D90"/>
    <w:rsid w:val="00CA4FAC"/>
    <w:rsid w:val="00CA5999"/>
    <w:rsid w:val="00CA5E97"/>
    <w:rsid w:val="00CA6F04"/>
    <w:rsid w:val="00CA78FC"/>
    <w:rsid w:val="00CB10FD"/>
    <w:rsid w:val="00CB15D1"/>
    <w:rsid w:val="00CB181F"/>
    <w:rsid w:val="00CB2CD9"/>
    <w:rsid w:val="00CB3BC9"/>
    <w:rsid w:val="00CB456B"/>
    <w:rsid w:val="00CB576C"/>
    <w:rsid w:val="00CB5AFA"/>
    <w:rsid w:val="00CB7597"/>
    <w:rsid w:val="00CC04C8"/>
    <w:rsid w:val="00CC0668"/>
    <w:rsid w:val="00CC068E"/>
    <w:rsid w:val="00CC13B2"/>
    <w:rsid w:val="00CC23EC"/>
    <w:rsid w:val="00CC2CF4"/>
    <w:rsid w:val="00CC4310"/>
    <w:rsid w:val="00CC4856"/>
    <w:rsid w:val="00CC4D36"/>
    <w:rsid w:val="00CC67A5"/>
    <w:rsid w:val="00CC6BCE"/>
    <w:rsid w:val="00CC7294"/>
    <w:rsid w:val="00CC7A82"/>
    <w:rsid w:val="00CC7B83"/>
    <w:rsid w:val="00CD0493"/>
    <w:rsid w:val="00CD0D03"/>
    <w:rsid w:val="00CD14F9"/>
    <w:rsid w:val="00CD1734"/>
    <w:rsid w:val="00CD1F17"/>
    <w:rsid w:val="00CD2499"/>
    <w:rsid w:val="00CD2671"/>
    <w:rsid w:val="00CD2CF9"/>
    <w:rsid w:val="00CD2D70"/>
    <w:rsid w:val="00CD30FA"/>
    <w:rsid w:val="00CD40B6"/>
    <w:rsid w:val="00CD5A0A"/>
    <w:rsid w:val="00CD5D65"/>
    <w:rsid w:val="00CD6E16"/>
    <w:rsid w:val="00CD6EE7"/>
    <w:rsid w:val="00CD7CA2"/>
    <w:rsid w:val="00CE011E"/>
    <w:rsid w:val="00CE14C7"/>
    <w:rsid w:val="00CE24B9"/>
    <w:rsid w:val="00CE33A1"/>
    <w:rsid w:val="00CE426E"/>
    <w:rsid w:val="00CE4A1F"/>
    <w:rsid w:val="00CE51CC"/>
    <w:rsid w:val="00CE5BDB"/>
    <w:rsid w:val="00CE69C6"/>
    <w:rsid w:val="00CE6EC0"/>
    <w:rsid w:val="00CE6FEF"/>
    <w:rsid w:val="00CE7182"/>
    <w:rsid w:val="00CF030E"/>
    <w:rsid w:val="00CF183F"/>
    <w:rsid w:val="00CF291C"/>
    <w:rsid w:val="00CF3EE0"/>
    <w:rsid w:val="00CF4344"/>
    <w:rsid w:val="00CF48A1"/>
    <w:rsid w:val="00CF4C58"/>
    <w:rsid w:val="00CF500D"/>
    <w:rsid w:val="00CF6786"/>
    <w:rsid w:val="00CF715E"/>
    <w:rsid w:val="00D0139E"/>
    <w:rsid w:val="00D013FC"/>
    <w:rsid w:val="00D02559"/>
    <w:rsid w:val="00D02607"/>
    <w:rsid w:val="00D0290B"/>
    <w:rsid w:val="00D03F4B"/>
    <w:rsid w:val="00D04842"/>
    <w:rsid w:val="00D10206"/>
    <w:rsid w:val="00D13492"/>
    <w:rsid w:val="00D13CAD"/>
    <w:rsid w:val="00D145F1"/>
    <w:rsid w:val="00D1494D"/>
    <w:rsid w:val="00D1594C"/>
    <w:rsid w:val="00D16A73"/>
    <w:rsid w:val="00D201F1"/>
    <w:rsid w:val="00D20499"/>
    <w:rsid w:val="00D21974"/>
    <w:rsid w:val="00D21ADD"/>
    <w:rsid w:val="00D239E5"/>
    <w:rsid w:val="00D23D98"/>
    <w:rsid w:val="00D2455B"/>
    <w:rsid w:val="00D24811"/>
    <w:rsid w:val="00D24C45"/>
    <w:rsid w:val="00D25EA0"/>
    <w:rsid w:val="00D261F2"/>
    <w:rsid w:val="00D26972"/>
    <w:rsid w:val="00D26C4F"/>
    <w:rsid w:val="00D26E49"/>
    <w:rsid w:val="00D277D8"/>
    <w:rsid w:val="00D30396"/>
    <w:rsid w:val="00D30B11"/>
    <w:rsid w:val="00D30CAA"/>
    <w:rsid w:val="00D31D3A"/>
    <w:rsid w:val="00D32DCA"/>
    <w:rsid w:val="00D336ED"/>
    <w:rsid w:val="00D33F73"/>
    <w:rsid w:val="00D350A0"/>
    <w:rsid w:val="00D3591B"/>
    <w:rsid w:val="00D35ACA"/>
    <w:rsid w:val="00D36880"/>
    <w:rsid w:val="00D3791E"/>
    <w:rsid w:val="00D37E66"/>
    <w:rsid w:val="00D40E28"/>
    <w:rsid w:val="00D422BF"/>
    <w:rsid w:val="00D427F3"/>
    <w:rsid w:val="00D42A2C"/>
    <w:rsid w:val="00D42E7E"/>
    <w:rsid w:val="00D43B96"/>
    <w:rsid w:val="00D44A17"/>
    <w:rsid w:val="00D44AEF"/>
    <w:rsid w:val="00D459CA"/>
    <w:rsid w:val="00D4636D"/>
    <w:rsid w:val="00D50549"/>
    <w:rsid w:val="00D509FE"/>
    <w:rsid w:val="00D517C4"/>
    <w:rsid w:val="00D51966"/>
    <w:rsid w:val="00D522D1"/>
    <w:rsid w:val="00D5252A"/>
    <w:rsid w:val="00D53F29"/>
    <w:rsid w:val="00D54C1C"/>
    <w:rsid w:val="00D54D76"/>
    <w:rsid w:val="00D55188"/>
    <w:rsid w:val="00D55711"/>
    <w:rsid w:val="00D56651"/>
    <w:rsid w:val="00D5767C"/>
    <w:rsid w:val="00D6139B"/>
    <w:rsid w:val="00D6184B"/>
    <w:rsid w:val="00D626CA"/>
    <w:rsid w:val="00D62B68"/>
    <w:rsid w:val="00D6370E"/>
    <w:rsid w:val="00D64315"/>
    <w:rsid w:val="00D64AC3"/>
    <w:rsid w:val="00D65C18"/>
    <w:rsid w:val="00D65D88"/>
    <w:rsid w:val="00D66C78"/>
    <w:rsid w:val="00D677BE"/>
    <w:rsid w:val="00D67B21"/>
    <w:rsid w:val="00D67CE2"/>
    <w:rsid w:val="00D70C76"/>
    <w:rsid w:val="00D71B23"/>
    <w:rsid w:val="00D7266C"/>
    <w:rsid w:val="00D7285D"/>
    <w:rsid w:val="00D72B2F"/>
    <w:rsid w:val="00D73620"/>
    <w:rsid w:val="00D74332"/>
    <w:rsid w:val="00D7486C"/>
    <w:rsid w:val="00D74959"/>
    <w:rsid w:val="00D74B32"/>
    <w:rsid w:val="00D7529D"/>
    <w:rsid w:val="00D75B13"/>
    <w:rsid w:val="00D75D26"/>
    <w:rsid w:val="00D7629F"/>
    <w:rsid w:val="00D76AA1"/>
    <w:rsid w:val="00D76B99"/>
    <w:rsid w:val="00D77608"/>
    <w:rsid w:val="00D80223"/>
    <w:rsid w:val="00D807D0"/>
    <w:rsid w:val="00D81666"/>
    <w:rsid w:val="00D8176F"/>
    <w:rsid w:val="00D81EF8"/>
    <w:rsid w:val="00D823E1"/>
    <w:rsid w:val="00D82974"/>
    <w:rsid w:val="00D82C17"/>
    <w:rsid w:val="00D83242"/>
    <w:rsid w:val="00D83810"/>
    <w:rsid w:val="00D84099"/>
    <w:rsid w:val="00D84F9C"/>
    <w:rsid w:val="00D85AD9"/>
    <w:rsid w:val="00D878EE"/>
    <w:rsid w:val="00D87ADA"/>
    <w:rsid w:val="00D90E1F"/>
    <w:rsid w:val="00D90E67"/>
    <w:rsid w:val="00D90F57"/>
    <w:rsid w:val="00D91137"/>
    <w:rsid w:val="00D91776"/>
    <w:rsid w:val="00D91D66"/>
    <w:rsid w:val="00D92751"/>
    <w:rsid w:val="00D92B28"/>
    <w:rsid w:val="00D92DF2"/>
    <w:rsid w:val="00D94370"/>
    <w:rsid w:val="00D95346"/>
    <w:rsid w:val="00D95D8E"/>
    <w:rsid w:val="00D96FA4"/>
    <w:rsid w:val="00D970C6"/>
    <w:rsid w:val="00D97F66"/>
    <w:rsid w:val="00DA013C"/>
    <w:rsid w:val="00DA0588"/>
    <w:rsid w:val="00DA0701"/>
    <w:rsid w:val="00DA1F61"/>
    <w:rsid w:val="00DA24BA"/>
    <w:rsid w:val="00DA254C"/>
    <w:rsid w:val="00DA49FB"/>
    <w:rsid w:val="00DA4E51"/>
    <w:rsid w:val="00DA5318"/>
    <w:rsid w:val="00DA54FA"/>
    <w:rsid w:val="00DA57D5"/>
    <w:rsid w:val="00DA63C5"/>
    <w:rsid w:val="00DA7778"/>
    <w:rsid w:val="00DA7A5D"/>
    <w:rsid w:val="00DA7A78"/>
    <w:rsid w:val="00DB05C8"/>
    <w:rsid w:val="00DB0651"/>
    <w:rsid w:val="00DB167D"/>
    <w:rsid w:val="00DB1911"/>
    <w:rsid w:val="00DB2B14"/>
    <w:rsid w:val="00DB3190"/>
    <w:rsid w:val="00DB3240"/>
    <w:rsid w:val="00DB3244"/>
    <w:rsid w:val="00DB34E2"/>
    <w:rsid w:val="00DB36B0"/>
    <w:rsid w:val="00DB3D1B"/>
    <w:rsid w:val="00DB3DE0"/>
    <w:rsid w:val="00DB4060"/>
    <w:rsid w:val="00DB4AE9"/>
    <w:rsid w:val="00DC04FA"/>
    <w:rsid w:val="00DC0631"/>
    <w:rsid w:val="00DC095F"/>
    <w:rsid w:val="00DC0E92"/>
    <w:rsid w:val="00DC10CC"/>
    <w:rsid w:val="00DC12FD"/>
    <w:rsid w:val="00DC29F5"/>
    <w:rsid w:val="00DC2D62"/>
    <w:rsid w:val="00DC304C"/>
    <w:rsid w:val="00DC3541"/>
    <w:rsid w:val="00DC4264"/>
    <w:rsid w:val="00DC5336"/>
    <w:rsid w:val="00DC55B1"/>
    <w:rsid w:val="00DC5814"/>
    <w:rsid w:val="00DC682A"/>
    <w:rsid w:val="00DD0496"/>
    <w:rsid w:val="00DD04ED"/>
    <w:rsid w:val="00DD07EF"/>
    <w:rsid w:val="00DD1409"/>
    <w:rsid w:val="00DD15BD"/>
    <w:rsid w:val="00DD6168"/>
    <w:rsid w:val="00DD6D24"/>
    <w:rsid w:val="00DD7BA8"/>
    <w:rsid w:val="00DE4084"/>
    <w:rsid w:val="00DE49B8"/>
    <w:rsid w:val="00DE4BDC"/>
    <w:rsid w:val="00DE5223"/>
    <w:rsid w:val="00DE5EEF"/>
    <w:rsid w:val="00DE79A7"/>
    <w:rsid w:val="00DE7DF8"/>
    <w:rsid w:val="00DF03DB"/>
    <w:rsid w:val="00DF1910"/>
    <w:rsid w:val="00DF3596"/>
    <w:rsid w:val="00DF3807"/>
    <w:rsid w:val="00DF3FF4"/>
    <w:rsid w:val="00DF546B"/>
    <w:rsid w:val="00DF56EE"/>
    <w:rsid w:val="00DF6366"/>
    <w:rsid w:val="00DF6844"/>
    <w:rsid w:val="00DF6AB0"/>
    <w:rsid w:val="00DF7337"/>
    <w:rsid w:val="00DF7934"/>
    <w:rsid w:val="00DF7D61"/>
    <w:rsid w:val="00DF7D7C"/>
    <w:rsid w:val="00DF7DF8"/>
    <w:rsid w:val="00E00A2B"/>
    <w:rsid w:val="00E012E2"/>
    <w:rsid w:val="00E02702"/>
    <w:rsid w:val="00E0317F"/>
    <w:rsid w:val="00E04F12"/>
    <w:rsid w:val="00E06946"/>
    <w:rsid w:val="00E06991"/>
    <w:rsid w:val="00E07587"/>
    <w:rsid w:val="00E1050F"/>
    <w:rsid w:val="00E11A1D"/>
    <w:rsid w:val="00E1278A"/>
    <w:rsid w:val="00E1296B"/>
    <w:rsid w:val="00E12A28"/>
    <w:rsid w:val="00E14DF6"/>
    <w:rsid w:val="00E14F22"/>
    <w:rsid w:val="00E1538A"/>
    <w:rsid w:val="00E15783"/>
    <w:rsid w:val="00E17F14"/>
    <w:rsid w:val="00E2035E"/>
    <w:rsid w:val="00E20525"/>
    <w:rsid w:val="00E20ADB"/>
    <w:rsid w:val="00E211A3"/>
    <w:rsid w:val="00E2141C"/>
    <w:rsid w:val="00E2150C"/>
    <w:rsid w:val="00E22548"/>
    <w:rsid w:val="00E22903"/>
    <w:rsid w:val="00E23325"/>
    <w:rsid w:val="00E25D36"/>
    <w:rsid w:val="00E30D63"/>
    <w:rsid w:val="00E31341"/>
    <w:rsid w:val="00E31758"/>
    <w:rsid w:val="00E32EC2"/>
    <w:rsid w:val="00E335CF"/>
    <w:rsid w:val="00E33B5F"/>
    <w:rsid w:val="00E343D5"/>
    <w:rsid w:val="00E35841"/>
    <w:rsid w:val="00E35A9F"/>
    <w:rsid w:val="00E363FF"/>
    <w:rsid w:val="00E36897"/>
    <w:rsid w:val="00E3689D"/>
    <w:rsid w:val="00E36AB6"/>
    <w:rsid w:val="00E37A7A"/>
    <w:rsid w:val="00E41BC9"/>
    <w:rsid w:val="00E41E80"/>
    <w:rsid w:val="00E4223E"/>
    <w:rsid w:val="00E42C73"/>
    <w:rsid w:val="00E44ED3"/>
    <w:rsid w:val="00E45BAE"/>
    <w:rsid w:val="00E46C6E"/>
    <w:rsid w:val="00E47915"/>
    <w:rsid w:val="00E50482"/>
    <w:rsid w:val="00E50AD6"/>
    <w:rsid w:val="00E52019"/>
    <w:rsid w:val="00E52173"/>
    <w:rsid w:val="00E52AEA"/>
    <w:rsid w:val="00E53096"/>
    <w:rsid w:val="00E531CE"/>
    <w:rsid w:val="00E537BA"/>
    <w:rsid w:val="00E539CE"/>
    <w:rsid w:val="00E53D2D"/>
    <w:rsid w:val="00E53F04"/>
    <w:rsid w:val="00E547A6"/>
    <w:rsid w:val="00E56AB7"/>
    <w:rsid w:val="00E571A2"/>
    <w:rsid w:val="00E575A8"/>
    <w:rsid w:val="00E6000F"/>
    <w:rsid w:val="00E60961"/>
    <w:rsid w:val="00E60D51"/>
    <w:rsid w:val="00E61426"/>
    <w:rsid w:val="00E61AE6"/>
    <w:rsid w:val="00E62095"/>
    <w:rsid w:val="00E628D0"/>
    <w:rsid w:val="00E6381E"/>
    <w:rsid w:val="00E64118"/>
    <w:rsid w:val="00E655A5"/>
    <w:rsid w:val="00E7036E"/>
    <w:rsid w:val="00E70832"/>
    <w:rsid w:val="00E70BE7"/>
    <w:rsid w:val="00E70D11"/>
    <w:rsid w:val="00E713A5"/>
    <w:rsid w:val="00E71623"/>
    <w:rsid w:val="00E719EC"/>
    <w:rsid w:val="00E71A08"/>
    <w:rsid w:val="00E72950"/>
    <w:rsid w:val="00E72B0A"/>
    <w:rsid w:val="00E72D45"/>
    <w:rsid w:val="00E72F87"/>
    <w:rsid w:val="00E735C4"/>
    <w:rsid w:val="00E73E24"/>
    <w:rsid w:val="00E751E3"/>
    <w:rsid w:val="00E77867"/>
    <w:rsid w:val="00E77E7C"/>
    <w:rsid w:val="00E82292"/>
    <w:rsid w:val="00E86768"/>
    <w:rsid w:val="00E86A26"/>
    <w:rsid w:val="00E87125"/>
    <w:rsid w:val="00E87A10"/>
    <w:rsid w:val="00E87E6F"/>
    <w:rsid w:val="00E90B2C"/>
    <w:rsid w:val="00E90E04"/>
    <w:rsid w:val="00E91414"/>
    <w:rsid w:val="00E921F5"/>
    <w:rsid w:val="00E92544"/>
    <w:rsid w:val="00E943F4"/>
    <w:rsid w:val="00E9442C"/>
    <w:rsid w:val="00E9575A"/>
    <w:rsid w:val="00E96602"/>
    <w:rsid w:val="00E97A04"/>
    <w:rsid w:val="00EA07B8"/>
    <w:rsid w:val="00EA09C7"/>
    <w:rsid w:val="00EA0B54"/>
    <w:rsid w:val="00EA0CBE"/>
    <w:rsid w:val="00EA1968"/>
    <w:rsid w:val="00EA1D77"/>
    <w:rsid w:val="00EA2B94"/>
    <w:rsid w:val="00EA3555"/>
    <w:rsid w:val="00EA56B9"/>
    <w:rsid w:val="00EA5B81"/>
    <w:rsid w:val="00EA62C4"/>
    <w:rsid w:val="00EA6739"/>
    <w:rsid w:val="00EB0173"/>
    <w:rsid w:val="00EB1487"/>
    <w:rsid w:val="00EB1805"/>
    <w:rsid w:val="00EB2C9C"/>
    <w:rsid w:val="00EB31CB"/>
    <w:rsid w:val="00EB366D"/>
    <w:rsid w:val="00EB56E9"/>
    <w:rsid w:val="00EB5FF9"/>
    <w:rsid w:val="00EB64D4"/>
    <w:rsid w:val="00EB672C"/>
    <w:rsid w:val="00EB7AB8"/>
    <w:rsid w:val="00EC00A3"/>
    <w:rsid w:val="00EC08B5"/>
    <w:rsid w:val="00EC2342"/>
    <w:rsid w:val="00EC2DC4"/>
    <w:rsid w:val="00EC44D2"/>
    <w:rsid w:val="00EC4DDA"/>
    <w:rsid w:val="00ED03D0"/>
    <w:rsid w:val="00ED0B4D"/>
    <w:rsid w:val="00ED0DCF"/>
    <w:rsid w:val="00ED1DD4"/>
    <w:rsid w:val="00ED281F"/>
    <w:rsid w:val="00ED435F"/>
    <w:rsid w:val="00ED4E0B"/>
    <w:rsid w:val="00ED5FD7"/>
    <w:rsid w:val="00ED6245"/>
    <w:rsid w:val="00ED6425"/>
    <w:rsid w:val="00EE02D8"/>
    <w:rsid w:val="00EE1815"/>
    <w:rsid w:val="00EE1E85"/>
    <w:rsid w:val="00EE2679"/>
    <w:rsid w:val="00EE3C07"/>
    <w:rsid w:val="00EE3ECE"/>
    <w:rsid w:val="00EE4A2E"/>
    <w:rsid w:val="00EE4A88"/>
    <w:rsid w:val="00EE52D9"/>
    <w:rsid w:val="00EE5B07"/>
    <w:rsid w:val="00EE67DE"/>
    <w:rsid w:val="00EE6B9A"/>
    <w:rsid w:val="00EE7D52"/>
    <w:rsid w:val="00EF04EB"/>
    <w:rsid w:val="00EF0918"/>
    <w:rsid w:val="00EF0962"/>
    <w:rsid w:val="00EF0F52"/>
    <w:rsid w:val="00EF1846"/>
    <w:rsid w:val="00EF1E0D"/>
    <w:rsid w:val="00EF2012"/>
    <w:rsid w:val="00EF329E"/>
    <w:rsid w:val="00EF3561"/>
    <w:rsid w:val="00EF4AF6"/>
    <w:rsid w:val="00EF50B4"/>
    <w:rsid w:val="00EF5ADE"/>
    <w:rsid w:val="00EF782F"/>
    <w:rsid w:val="00EF785A"/>
    <w:rsid w:val="00EF7CD1"/>
    <w:rsid w:val="00F00634"/>
    <w:rsid w:val="00F00D7B"/>
    <w:rsid w:val="00F0169A"/>
    <w:rsid w:val="00F01A2A"/>
    <w:rsid w:val="00F036E0"/>
    <w:rsid w:val="00F03AD0"/>
    <w:rsid w:val="00F03B12"/>
    <w:rsid w:val="00F04A77"/>
    <w:rsid w:val="00F060AD"/>
    <w:rsid w:val="00F0653B"/>
    <w:rsid w:val="00F069A2"/>
    <w:rsid w:val="00F071ED"/>
    <w:rsid w:val="00F07C21"/>
    <w:rsid w:val="00F07F3F"/>
    <w:rsid w:val="00F10144"/>
    <w:rsid w:val="00F10631"/>
    <w:rsid w:val="00F119A0"/>
    <w:rsid w:val="00F11DEB"/>
    <w:rsid w:val="00F128C2"/>
    <w:rsid w:val="00F13526"/>
    <w:rsid w:val="00F13A49"/>
    <w:rsid w:val="00F14F97"/>
    <w:rsid w:val="00F154EB"/>
    <w:rsid w:val="00F16A63"/>
    <w:rsid w:val="00F16F0B"/>
    <w:rsid w:val="00F17CE6"/>
    <w:rsid w:val="00F21909"/>
    <w:rsid w:val="00F23F28"/>
    <w:rsid w:val="00F245EF"/>
    <w:rsid w:val="00F24934"/>
    <w:rsid w:val="00F24AD6"/>
    <w:rsid w:val="00F2552E"/>
    <w:rsid w:val="00F258CD"/>
    <w:rsid w:val="00F25CF2"/>
    <w:rsid w:val="00F26391"/>
    <w:rsid w:val="00F26A96"/>
    <w:rsid w:val="00F271B8"/>
    <w:rsid w:val="00F31459"/>
    <w:rsid w:val="00F3153A"/>
    <w:rsid w:val="00F318E1"/>
    <w:rsid w:val="00F32A15"/>
    <w:rsid w:val="00F32DBF"/>
    <w:rsid w:val="00F33506"/>
    <w:rsid w:val="00F33764"/>
    <w:rsid w:val="00F33D30"/>
    <w:rsid w:val="00F34883"/>
    <w:rsid w:val="00F36058"/>
    <w:rsid w:val="00F36B44"/>
    <w:rsid w:val="00F3793C"/>
    <w:rsid w:val="00F40966"/>
    <w:rsid w:val="00F40A64"/>
    <w:rsid w:val="00F40E48"/>
    <w:rsid w:val="00F410E7"/>
    <w:rsid w:val="00F41514"/>
    <w:rsid w:val="00F41A9B"/>
    <w:rsid w:val="00F41AA5"/>
    <w:rsid w:val="00F42384"/>
    <w:rsid w:val="00F425FA"/>
    <w:rsid w:val="00F4281B"/>
    <w:rsid w:val="00F42E24"/>
    <w:rsid w:val="00F43C7F"/>
    <w:rsid w:val="00F43DA7"/>
    <w:rsid w:val="00F442E3"/>
    <w:rsid w:val="00F44423"/>
    <w:rsid w:val="00F4531E"/>
    <w:rsid w:val="00F45494"/>
    <w:rsid w:val="00F45608"/>
    <w:rsid w:val="00F4688D"/>
    <w:rsid w:val="00F473E5"/>
    <w:rsid w:val="00F4740C"/>
    <w:rsid w:val="00F4796C"/>
    <w:rsid w:val="00F53243"/>
    <w:rsid w:val="00F536D7"/>
    <w:rsid w:val="00F542B7"/>
    <w:rsid w:val="00F54384"/>
    <w:rsid w:val="00F54D34"/>
    <w:rsid w:val="00F5533F"/>
    <w:rsid w:val="00F560BC"/>
    <w:rsid w:val="00F56226"/>
    <w:rsid w:val="00F56A24"/>
    <w:rsid w:val="00F56AFD"/>
    <w:rsid w:val="00F57A1C"/>
    <w:rsid w:val="00F60ADD"/>
    <w:rsid w:val="00F60E68"/>
    <w:rsid w:val="00F618F4"/>
    <w:rsid w:val="00F6208D"/>
    <w:rsid w:val="00F63692"/>
    <w:rsid w:val="00F637FB"/>
    <w:rsid w:val="00F63B1E"/>
    <w:rsid w:val="00F63DA0"/>
    <w:rsid w:val="00F63F49"/>
    <w:rsid w:val="00F6421A"/>
    <w:rsid w:val="00F644FF"/>
    <w:rsid w:val="00F64774"/>
    <w:rsid w:val="00F65062"/>
    <w:rsid w:val="00F65523"/>
    <w:rsid w:val="00F6644A"/>
    <w:rsid w:val="00F67A50"/>
    <w:rsid w:val="00F67ABA"/>
    <w:rsid w:val="00F70B84"/>
    <w:rsid w:val="00F71A3A"/>
    <w:rsid w:val="00F72635"/>
    <w:rsid w:val="00F72FF7"/>
    <w:rsid w:val="00F73455"/>
    <w:rsid w:val="00F73667"/>
    <w:rsid w:val="00F7374C"/>
    <w:rsid w:val="00F743FE"/>
    <w:rsid w:val="00F74822"/>
    <w:rsid w:val="00F75004"/>
    <w:rsid w:val="00F75459"/>
    <w:rsid w:val="00F8021F"/>
    <w:rsid w:val="00F803AF"/>
    <w:rsid w:val="00F804C1"/>
    <w:rsid w:val="00F8059F"/>
    <w:rsid w:val="00F81B46"/>
    <w:rsid w:val="00F82125"/>
    <w:rsid w:val="00F83F76"/>
    <w:rsid w:val="00F84E17"/>
    <w:rsid w:val="00F86134"/>
    <w:rsid w:val="00F864DC"/>
    <w:rsid w:val="00F865E7"/>
    <w:rsid w:val="00F86F72"/>
    <w:rsid w:val="00F87DE2"/>
    <w:rsid w:val="00F90921"/>
    <w:rsid w:val="00F91BD8"/>
    <w:rsid w:val="00F920F9"/>
    <w:rsid w:val="00F93CF0"/>
    <w:rsid w:val="00F93E63"/>
    <w:rsid w:val="00F94217"/>
    <w:rsid w:val="00F946B2"/>
    <w:rsid w:val="00F9486F"/>
    <w:rsid w:val="00F95572"/>
    <w:rsid w:val="00F95613"/>
    <w:rsid w:val="00F9572B"/>
    <w:rsid w:val="00F9590C"/>
    <w:rsid w:val="00F96395"/>
    <w:rsid w:val="00F9769E"/>
    <w:rsid w:val="00FA02DC"/>
    <w:rsid w:val="00FA05E4"/>
    <w:rsid w:val="00FA13C5"/>
    <w:rsid w:val="00FA1603"/>
    <w:rsid w:val="00FA3F56"/>
    <w:rsid w:val="00FA4903"/>
    <w:rsid w:val="00FA4B9D"/>
    <w:rsid w:val="00FB0D4F"/>
    <w:rsid w:val="00FB2036"/>
    <w:rsid w:val="00FB28CF"/>
    <w:rsid w:val="00FB2BA8"/>
    <w:rsid w:val="00FB31AA"/>
    <w:rsid w:val="00FB336D"/>
    <w:rsid w:val="00FB38F5"/>
    <w:rsid w:val="00FB3C18"/>
    <w:rsid w:val="00FB4C42"/>
    <w:rsid w:val="00FB4F3F"/>
    <w:rsid w:val="00FB533A"/>
    <w:rsid w:val="00FB633A"/>
    <w:rsid w:val="00FB6BEB"/>
    <w:rsid w:val="00FB7836"/>
    <w:rsid w:val="00FC0059"/>
    <w:rsid w:val="00FC06B4"/>
    <w:rsid w:val="00FC1285"/>
    <w:rsid w:val="00FC15E4"/>
    <w:rsid w:val="00FC18A7"/>
    <w:rsid w:val="00FC2408"/>
    <w:rsid w:val="00FC339D"/>
    <w:rsid w:val="00FC3E3F"/>
    <w:rsid w:val="00FC4154"/>
    <w:rsid w:val="00FC4558"/>
    <w:rsid w:val="00FC4AF4"/>
    <w:rsid w:val="00FC58B6"/>
    <w:rsid w:val="00FC6642"/>
    <w:rsid w:val="00FC7ACE"/>
    <w:rsid w:val="00FD12C7"/>
    <w:rsid w:val="00FD147E"/>
    <w:rsid w:val="00FD3B4C"/>
    <w:rsid w:val="00FD40C0"/>
    <w:rsid w:val="00FD45D0"/>
    <w:rsid w:val="00FD4958"/>
    <w:rsid w:val="00FD4E9F"/>
    <w:rsid w:val="00FD4FDB"/>
    <w:rsid w:val="00FD5646"/>
    <w:rsid w:val="00FD5E7F"/>
    <w:rsid w:val="00FD7279"/>
    <w:rsid w:val="00FE00C6"/>
    <w:rsid w:val="00FE039F"/>
    <w:rsid w:val="00FE0A73"/>
    <w:rsid w:val="00FE2CE7"/>
    <w:rsid w:val="00FE3797"/>
    <w:rsid w:val="00FE38F1"/>
    <w:rsid w:val="00FE3A24"/>
    <w:rsid w:val="00FE437B"/>
    <w:rsid w:val="00FE4863"/>
    <w:rsid w:val="00FE500C"/>
    <w:rsid w:val="00FE62A0"/>
    <w:rsid w:val="00FE75F7"/>
    <w:rsid w:val="00FE7CE8"/>
    <w:rsid w:val="00FE7E75"/>
    <w:rsid w:val="00FF0E50"/>
    <w:rsid w:val="00FF34FA"/>
    <w:rsid w:val="00FF39D0"/>
    <w:rsid w:val="00FF4BA4"/>
    <w:rsid w:val="00FF4F6C"/>
    <w:rsid w:val="00FF4F88"/>
    <w:rsid w:val="00FF4FF2"/>
    <w:rsid w:val="00FF56B4"/>
    <w:rsid w:val="00FF5858"/>
    <w:rsid w:val="00FF61A5"/>
    <w:rsid w:val="00FF7302"/>
    <w:rsid w:val="016D72E4"/>
    <w:rsid w:val="01BB4E65"/>
    <w:rsid w:val="02015782"/>
    <w:rsid w:val="024C7D4C"/>
    <w:rsid w:val="06680D11"/>
    <w:rsid w:val="06A469E2"/>
    <w:rsid w:val="09064E5D"/>
    <w:rsid w:val="0B3550F2"/>
    <w:rsid w:val="0DB6770F"/>
    <w:rsid w:val="142D2826"/>
    <w:rsid w:val="15E31EF8"/>
    <w:rsid w:val="17714B81"/>
    <w:rsid w:val="19E8300C"/>
    <w:rsid w:val="1AE93EB4"/>
    <w:rsid w:val="1E117F64"/>
    <w:rsid w:val="1E3E3F2B"/>
    <w:rsid w:val="20795DD4"/>
    <w:rsid w:val="228F54BF"/>
    <w:rsid w:val="2648525A"/>
    <w:rsid w:val="271E783C"/>
    <w:rsid w:val="286A785E"/>
    <w:rsid w:val="2E63592A"/>
    <w:rsid w:val="37715A57"/>
    <w:rsid w:val="37822F1F"/>
    <w:rsid w:val="38D00642"/>
    <w:rsid w:val="3C7826C2"/>
    <w:rsid w:val="3E076650"/>
    <w:rsid w:val="400F6A26"/>
    <w:rsid w:val="403533E2"/>
    <w:rsid w:val="406B713F"/>
    <w:rsid w:val="42691183"/>
    <w:rsid w:val="428916B8"/>
    <w:rsid w:val="466C2618"/>
    <w:rsid w:val="48E561A4"/>
    <w:rsid w:val="4A686320"/>
    <w:rsid w:val="4B4E7897"/>
    <w:rsid w:val="4BE75898"/>
    <w:rsid w:val="4CC53C01"/>
    <w:rsid w:val="52C206D3"/>
    <w:rsid w:val="541F6411"/>
    <w:rsid w:val="54373AB8"/>
    <w:rsid w:val="5860142F"/>
    <w:rsid w:val="596F3A39"/>
    <w:rsid w:val="5B0A4D6B"/>
    <w:rsid w:val="5FAE5D89"/>
    <w:rsid w:val="5FF351F8"/>
    <w:rsid w:val="63FC0596"/>
    <w:rsid w:val="640C0830"/>
    <w:rsid w:val="645E1D3A"/>
    <w:rsid w:val="679E650E"/>
    <w:rsid w:val="69D364AE"/>
    <w:rsid w:val="6DE17ED2"/>
    <w:rsid w:val="6E2E3854"/>
    <w:rsid w:val="71504376"/>
    <w:rsid w:val="71CC3CC0"/>
    <w:rsid w:val="73FC7C14"/>
    <w:rsid w:val="74EF5AE6"/>
    <w:rsid w:val="76FE10CA"/>
    <w:rsid w:val="780B2500"/>
    <w:rsid w:val="79C066CF"/>
    <w:rsid w:val="7C463AEF"/>
    <w:rsid w:val="7CB918AF"/>
    <w:rsid w:val="7EEC634C"/>
    <w:rsid w:val="7EEE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1617431"/>
  <w15:docId w15:val="{9E7E682F-A362-4207-AE43-1565AC5F4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99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next w:val="a0"/>
    <w:qFormat/>
    <w:rsid w:val="005771A5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spacing w:before="480" w:after="0"/>
      <w:contextualSpacing/>
      <w:jc w:val="center"/>
      <w:outlineLvl w:val="0"/>
    </w:pPr>
    <w:rPr>
      <w:rFonts w:ascii="Cambria" w:hAnsi="Cambria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qFormat/>
    <w:pPr>
      <w:spacing w:before="200" w:after="0"/>
      <w:outlineLvl w:val="1"/>
    </w:pPr>
    <w:rPr>
      <w:rFonts w:ascii="Cambria" w:hAnsi="Cambria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qFormat/>
    <w:pPr>
      <w:spacing w:before="200" w:after="0" w:line="271" w:lineRule="auto"/>
      <w:outlineLvl w:val="2"/>
    </w:pPr>
    <w:rPr>
      <w:rFonts w:ascii="Cambria" w:hAnsi="Cambria"/>
      <w:b/>
      <w:bCs/>
      <w:sz w:val="24"/>
    </w:rPr>
  </w:style>
  <w:style w:type="paragraph" w:styleId="4">
    <w:name w:val="heading 4"/>
    <w:basedOn w:val="a"/>
    <w:next w:val="a"/>
    <w:link w:val="40"/>
    <w:uiPriority w:val="9"/>
    <w:qFormat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5">
    <w:name w:val="heading 5"/>
    <w:basedOn w:val="a"/>
    <w:next w:val="a"/>
    <w:link w:val="50"/>
    <w:uiPriority w:val="9"/>
    <w:qFormat/>
    <w:pPr>
      <w:spacing w:before="200" w:after="0"/>
      <w:outlineLvl w:val="4"/>
    </w:pPr>
    <w:rPr>
      <w:rFonts w:ascii="Cambria" w:hAnsi="Cambria"/>
      <w:b/>
      <w:bCs/>
      <w:color w:val="7C7C7C"/>
    </w:rPr>
  </w:style>
  <w:style w:type="paragraph" w:styleId="6">
    <w:name w:val="heading 6"/>
    <w:basedOn w:val="a"/>
    <w:next w:val="a"/>
    <w:link w:val="60"/>
    <w:uiPriority w:val="9"/>
    <w:qFormat/>
    <w:pPr>
      <w:spacing w:after="0" w:line="271" w:lineRule="auto"/>
      <w:outlineLvl w:val="5"/>
    </w:pPr>
    <w:rPr>
      <w:rFonts w:ascii="Cambria" w:hAnsi="Cambria"/>
      <w:b/>
      <w:bCs/>
      <w:i/>
      <w:iCs/>
      <w:color w:val="7C7C7C"/>
    </w:rPr>
  </w:style>
  <w:style w:type="paragraph" w:styleId="7">
    <w:name w:val="heading 7"/>
    <w:basedOn w:val="a"/>
    <w:next w:val="a"/>
    <w:link w:val="70"/>
    <w:uiPriority w:val="9"/>
    <w:qFormat/>
    <w:pPr>
      <w:spacing w:after="0"/>
      <w:outlineLvl w:val="6"/>
    </w:pPr>
    <w:rPr>
      <w:rFonts w:ascii="Cambria" w:hAnsi="Cambria"/>
      <w:i/>
      <w:iCs/>
    </w:rPr>
  </w:style>
  <w:style w:type="paragraph" w:styleId="8">
    <w:name w:val="heading 8"/>
    <w:basedOn w:val="a"/>
    <w:next w:val="a"/>
    <w:link w:val="80"/>
    <w:uiPriority w:val="9"/>
    <w:qFormat/>
    <w:pPr>
      <w:spacing w:after="0"/>
      <w:outlineLvl w:val="7"/>
    </w:pPr>
    <w:rPr>
      <w:rFonts w:ascii="Cambria" w:hAnsi="Cambria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basedOn w:val="a1"/>
    <w:link w:val="a5"/>
    <w:uiPriority w:val="99"/>
    <w:semiHidden/>
    <w:rPr>
      <w:sz w:val="18"/>
      <w:szCs w:val="18"/>
    </w:rPr>
  </w:style>
  <w:style w:type="character" w:styleId="a6">
    <w:name w:val="Emphasis"/>
    <w:uiPriority w:val="20"/>
    <w:qFormat/>
    <w:rPr>
      <w:b/>
      <w:bCs/>
      <w:i/>
      <w:iCs/>
      <w:spacing w:val="10"/>
      <w:shd w:val="clear" w:color="auto" w:fill="auto"/>
    </w:rPr>
  </w:style>
  <w:style w:type="character" w:customStyle="1" w:styleId="apple-converted-space">
    <w:name w:val="apple-converted-space"/>
    <w:basedOn w:val="a1"/>
  </w:style>
  <w:style w:type="character" w:customStyle="1" w:styleId="11">
    <w:name w:val="明显参考1"/>
    <w:uiPriority w:val="32"/>
    <w:qFormat/>
    <w:rPr>
      <w:smallCaps/>
      <w:spacing w:val="5"/>
      <w:u w:val="single"/>
    </w:rPr>
  </w:style>
  <w:style w:type="character" w:styleId="a7">
    <w:name w:val="annotation reference"/>
    <w:basedOn w:val="a1"/>
    <w:uiPriority w:val="99"/>
    <w:unhideWhenUsed/>
    <w:rPr>
      <w:sz w:val="21"/>
      <w:szCs w:val="21"/>
    </w:rPr>
  </w:style>
  <w:style w:type="character" w:customStyle="1" w:styleId="Char">
    <w:name w:val="无间隔 Char"/>
    <w:basedOn w:val="a1"/>
    <w:link w:val="12"/>
    <w:uiPriority w:val="1"/>
  </w:style>
  <w:style w:type="character" w:customStyle="1" w:styleId="40">
    <w:name w:val="标题 4 字符"/>
    <w:basedOn w:val="a1"/>
    <w:link w:val="4"/>
    <w:uiPriority w:val="9"/>
    <w:rPr>
      <w:rFonts w:ascii="Cambria" w:eastAsia="宋体" w:hAnsi="Cambria"/>
      <w:b/>
      <w:bCs/>
      <w:i/>
      <w:iCs/>
    </w:rPr>
  </w:style>
  <w:style w:type="character" w:customStyle="1" w:styleId="13">
    <w:name w:val="不明显强调1"/>
    <w:uiPriority w:val="19"/>
    <w:qFormat/>
    <w:rPr>
      <w:i/>
      <w:iCs/>
    </w:rPr>
  </w:style>
  <w:style w:type="character" w:customStyle="1" w:styleId="90">
    <w:name w:val="标题 9 字符"/>
    <w:basedOn w:val="a1"/>
    <w:link w:val="9"/>
    <w:uiPriority w:val="9"/>
    <w:semiHidden/>
    <w:rPr>
      <w:rFonts w:ascii="Cambria" w:eastAsia="宋体" w:hAnsi="Cambria"/>
      <w:i/>
      <w:iCs/>
      <w:spacing w:val="5"/>
      <w:sz w:val="20"/>
      <w:szCs w:val="20"/>
    </w:rPr>
  </w:style>
  <w:style w:type="character" w:customStyle="1" w:styleId="10">
    <w:name w:val="标题 1 字符"/>
    <w:basedOn w:val="a1"/>
    <w:link w:val="1"/>
    <w:uiPriority w:val="9"/>
    <w:rPr>
      <w:rFonts w:ascii="Cambria" w:eastAsia="宋体" w:hAnsi="Cambria"/>
      <w:b/>
      <w:bCs/>
      <w:sz w:val="36"/>
      <w:szCs w:val="28"/>
    </w:rPr>
  </w:style>
  <w:style w:type="character" w:customStyle="1" w:styleId="50">
    <w:name w:val="标题 5 字符"/>
    <w:basedOn w:val="a1"/>
    <w:link w:val="5"/>
    <w:uiPriority w:val="9"/>
    <w:semiHidden/>
    <w:rPr>
      <w:rFonts w:ascii="Cambria" w:eastAsia="宋体" w:hAnsi="Cambria"/>
      <w:b/>
      <w:bCs/>
      <w:color w:val="7C7C7C"/>
    </w:rPr>
  </w:style>
  <w:style w:type="character" w:customStyle="1" w:styleId="80">
    <w:name w:val="标题 8 字符"/>
    <w:basedOn w:val="a1"/>
    <w:link w:val="8"/>
    <w:uiPriority w:val="9"/>
    <w:semiHidden/>
    <w:rPr>
      <w:rFonts w:ascii="Cambria" w:eastAsia="宋体" w:hAnsi="Cambria"/>
      <w:sz w:val="20"/>
      <w:szCs w:val="20"/>
    </w:rPr>
  </w:style>
  <w:style w:type="character" w:customStyle="1" w:styleId="14">
    <w:name w:val="明显强调1"/>
    <w:uiPriority w:val="21"/>
    <w:qFormat/>
    <w:rPr>
      <w:b/>
      <w:bCs/>
    </w:rPr>
  </w:style>
  <w:style w:type="character" w:customStyle="1" w:styleId="Char0">
    <w:name w:val="明显引用 Char"/>
    <w:basedOn w:val="a1"/>
    <w:link w:val="15"/>
    <w:uiPriority w:val="30"/>
    <w:rPr>
      <w:b/>
      <w:bCs/>
      <w:i/>
      <w:iCs/>
    </w:rPr>
  </w:style>
  <w:style w:type="character" w:customStyle="1" w:styleId="Char1">
    <w:name w:val="引用 Char"/>
    <w:basedOn w:val="a1"/>
    <w:link w:val="16"/>
    <w:uiPriority w:val="29"/>
    <w:rPr>
      <w:i/>
      <w:iCs/>
    </w:rPr>
  </w:style>
  <w:style w:type="character" w:customStyle="1" w:styleId="a8">
    <w:name w:val="页眉 字符"/>
    <w:basedOn w:val="a1"/>
    <w:link w:val="a9"/>
    <w:uiPriority w:val="99"/>
    <w:rPr>
      <w:sz w:val="18"/>
      <w:szCs w:val="18"/>
    </w:rPr>
  </w:style>
  <w:style w:type="character" w:styleId="aa">
    <w:name w:val="Hyperlink"/>
    <w:basedOn w:val="a1"/>
    <w:uiPriority w:val="99"/>
    <w:unhideWhenUsed/>
    <w:rPr>
      <w:color w:val="0000FF"/>
      <w:u w:val="single"/>
    </w:rPr>
  </w:style>
  <w:style w:type="character" w:customStyle="1" w:styleId="17">
    <w:name w:val="不明显参考1"/>
    <w:uiPriority w:val="31"/>
    <w:qFormat/>
    <w:rPr>
      <w:smallCaps/>
    </w:rPr>
  </w:style>
  <w:style w:type="character" w:customStyle="1" w:styleId="20">
    <w:name w:val="标题 2 字符"/>
    <w:basedOn w:val="a1"/>
    <w:link w:val="2"/>
    <w:uiPriority w:val="9"/>
    <w:rPr>
      <w:rFonts w:ascii="Cambria" w:eastAsia="宋体" w:hAnsi="Cambria"/>
      <w:b/>
      <w:bCs/>
      <w:sz w:val="32"/>
      <w:szCs w:val="26"/>
    </w:rPr>
  </w:style>
  <w:style w:type="character" w:customStyle="1" w:styleId="ab">
    <w:name w:val="正文文本 字符"/>
    <w:basedOn w:val="a1"/>
    <w:link w:val="ac"/>
    <w:uiPriority w:val="99"/>
    <w:semiHidden/>
  </w:style>
  <w:style w:type="character" w:customStyle="1" w:styleId="ad">
    <w:name w:val="批注文字 字符"/>
    <w:basedOn w:val="a1"/>
    <w:link w:val="ae"/>
    <w:uiPriority w:val="99"/>
    <w:semiHidden/>
  </w:style>
  <w:style w:type="character" w:styleId="af">
    <w:name w:val="Strong"/>
    <w:uiPriority w:val="22"/>
    <w:qFormat/>
    <w:rPr>
      <w:b/>
      <w:bCs/>
    </w:rPr>
  </w:style>
  <w:style w:type="character" w:customStyle="1" w:styleId="af0">
    <w:name w:val="页脚 字符"/>
    <w:basedOn w:val="a1"/>
    <w:link w:val="af1"/>
    <w:uiPriority w:val="99"/>
    <w:rPr>
      <w:sz w:val="18"/>
      <w:szCs w:val="18"/>
    </w:rPr>
  </w:style>
  <w:style w:type="character" w:customStyle="1" w:styleId="high-light-bg">
    <w:name w:val="high-light-bg"/>
    <w:basedOn w:val="a1"/>
  </w:style>
  <w:style w:type="character" w:customStyle="1" w:styleId="70">
    <w:name w:val="标题 7 字符"/>
    <w:basedOn w:val="a1"/>
    <w:link w:val="7"/>
    <w:uiPriority w:val="9"/>
    <w:semiHidden/>
    <w:rPr>
      <w:rFonts w:ascii="Cambria" w:eastAsia="宋体" w:hAnsi="Cambria"/>
      <w:i/>
      <w:iCs/>
    </w:rPr>
  </w:style>
  <w:style w:type="character" w:customStyle="1" w:styleId="60">
    <w:name w:val="标题 6 字符"/>
    <w:basedOn w:val="a1"/>
    <w:link w:val="6"/>
    <w:uiPriority w:val="9"/>
    <w:semiHidden/>
    <w:rPr>
      <w:rFonts w:ascii="Cambria" w:eastAsia="宋体" w:hAnsi="Cambria"/>
      <w:b/>
      <w:bCs/>
      <w:i/>
      <w:iCs/>
      <w:color w:val="7C7C7C"/>
    </w:rPr>
  </w:style>
  <w:style w:type="character" w:customStyle="1" w:styleId="af2">
    <w:name w:val="正文文本首行缩进 字符"/>
    <w:basedOn w:val="ab"/>
    <w:link w:val="a0"/>
    <w:uiPriority w:val="99"/>
    <w:rPr>
      <w:rFonts w:ascii="Calibri" w:eastAsia="宋体" w:hAnsi="Calibri" w:cs="Times New Roman"/>
      <w:sz w:val="24"/>
      <w:szCs w:val="24"/>
    </w:rPr>
  </w:style>
  <w:style w:type="character" w:customStyle="1" w:styleId="af3">
    <w:name w:val="副标题 字符"/>
    <w:basedOn w:val="a1"/>
    <w:link w:val="af4"/>
    <w:uiPriority w:val="11"/>
    <w:rPr>
      <w:rFonts w:ascii="Cambria" w:eastAsia="宋体" w:hAnsi="Cambria"/>
      <w:i/>
      <w:iCs/>
      <w:spacing w:val="13"/>
      <w:sz w:val="24"/>
      <w:szCs w:val="24"/>
    </w:rPr>
  </w:style>
  <w:style w:type="character" w:customStyle="1" w:styleId="18">
    <w:name w:val="书籍标题1"/>
    <w:uiPriority w:val="33"/>
    <w:qFormat/>
    <w:rPr>
      <w:i/>
      <w:iCs/>
      <w:smallCaps/>
      <w:spacing w:val="5"/>
    </w:rPr>
  </w:style>
  <w:style w:type="character" w:customStyle="1" w:styleId="af5">
    <w:name w:val="标题 字符"/>
    <w:basedOn w:val="a1"/>
    <w:link w:val="af6"/>
    <w:uiPriority w:val="10"/>
    <w:rPr>
      <w:rFonts w:ascii="Cambria" w:eastAsia="宋体" w:hAnsi="Cambria"/>
      <w:spacing w:val="5"/>
      <w:sz w:val="52"/>
      <w:szCs w:val="52"/>
    </w:rPr>
  </w:style>
  <w:style w:type="character" w:customStyle="1" w:styleId="30">
    <w:name w:val="标题 3 字符"/>
    <w:basedOn w:val="a1"/>
    <w:link w:val="3"/>
    <w:uiPriority w:val="9"/>
    <w:rPr>
      <w:rFonts w:ascii="Cambria" w:eastAsia="宋体" w:hAnsi="Cambria"/>
      <w:b/>
      <w:bCs/>
      <w:sz w:val="24"/>
    </w:rPr>
  </w:style>
  <w:style w:type="character" w:customStyle="1" w:styleId="2Char">
    <w:name w:val="样式 普通正文 + 首行缩进:  2 字符 Char"/>
    <w:link w:val="21"/>
    <w:locked/>
    <w:rPr>
      <w:rFonts w:ascii="宋体" w:eastAsia="宋体" w:hAnsi="宋体" w:cs="宋体"/>
      <w:sz w:val="24"/>
    </w:rPr>
  </w:style>
  <w:style w:type="paragraph" w:styleId="a0">
    <w:name w:val="Body Text First Indent"/>
    <w:basedOn w:val="ac"/>
    <w:link w:val="af2"/>
    <w:uiPriority w:val="99"/>
    <w:unhideWhenUsed/>
    <w:pPr>
      <w:spacing w:beforeLines="50" w:before="50"/>
      <w:ind w:firstLineChars="100" w:firstLine="420"/>
    </w:pPr>
    <w:rPr>
      <w:sz w:val="24"/>
      <w:szCs w:val="24"/>
    </w:rPr>
  </w:style>
  <w:style w:type="paragraph" w:styleId="af6">
    <w:name w:val="Title"/>
    <w:basedOn w:val="a"/>
    <w:next w:val="a"/>
    <w:link w:val="af5"/>
    <w:uiPriority w:val="10"/>
    <w:qFormat/>
    <w:pPr>
      <w:pBdr>
        <w:bottom w:val="single" w:sz="4" w:space="1" w:color="auto"/>
      </w:pBdr>
      <w:spacing w:line="240" w:lineRule="auto"/>
      <w:contextualSpacing/>
      <w:jc w:val="center"/>
    </w:pPr>
    <w:rPr>
      <w:rFonts w:ascii="Cambria" w:hAnsi="Cambria"/>
      <w:spacing w:val="5"/>
      <w:sz w:val="52"/>
      <w:szCs w:val="52"/>
    </w:rPr>
  </w:style>
  <w:style w:type="paragraph" w:customStyle="1" w:styleId="12">
    <w:name w:val="无间隔1"/>
    <w:basedOn w:val="a"/>
    <w:link w:val="Char"/>
    <w:uiPriority w:val="1"/>
    <w:qFormat/>
    <w:pPr>
      <w:spacing w:after="0" w:line="240" w:lineRule="auto"/>
    </w:pPr>
  </w:style>
  <w:style w:type="paragraph" w:styleId="af1">
    <w:name w:val="footer"/>
    <w:basedOn w:val="a"/>
    <w:link w:val="af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e">
    <w:name w:val="annotation text"/>
    <w:basedOn w:val="a"/>
    <w:link w:val="ad"/>
    <w:uiPriority w:val="99"/>
    <w:unhideWhenUsed/>
  </w:style>
  <w:style w:type="paragraph" w:styleId="af7">
    <w:name w:val="Normal (Web)"/>
    <w:basedOn w:val="a"/>
    <w:uiPriority w:val="99"/>
    <w:unhideWhenUsed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a5">
    <w:name w:val="Balloon Text"/>
    <w:basedOn w:val="a"/>
    <w:link w:val="a4"/>
    <w:uiPriority w:val="99"/>
    <w:unhideWhenUsed/>
    <w:rPr>
      <w:sz w:val="18"/>
      <w:szCs w:val="18"/>
    </w:rPr>
  </w:style>
  <w:style w:type="paragraph" w:customStyle="1" w:styleId="19">
    <w:name w:val="列出段落1"/>
    <w:basedOn w:val="a"/>
    <w:uiPriority w:val="34"/>
    <w:qFormat/>
    <w:pPr>
      <w:ind w:left="720"/>
      <w:contextualSpacing/>
    </w:pPr>
  </w:style>
  <w:style w:type="paragraph" w:styleId="TOC9">
    <w:name w:val="toc 9"/>
    <w:basedOn w:val="a"/>
    <w:next w:val="a"/>
    <w:uiPriority w:val="39"/>
    <w:unhideWhenUsed/>
    <w:pPr>
      <w:ind w:leftChars="1600" w:left="3360"/>
    </w:pPr>
  </w:style>
  <w:style w:type="paragraph" w:customStyle="1" w:styleId="15">
    <w:name w:val="明显引用1"/>
    <w:basedOn w:val="a"/>
    <w:next w:val="a"/>
    <w:link w:val="Char0"/>
    <w:uiPriority w:val="30"/>
    <w:qFormat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paragraph" w:styleId="ac">
    <w:name w:val="Body Text"/>
    <w:basedOn w:val="a"/>
    <w:link w:val="ab"/>
    <w:uiPriority w:val="99"/>
    <w:unhideWhenUsed/>
    <w:pPr>
      <w:spacing w:after="120"/>
    </w:pPr>
  </w:style>
  <w:style w:type="paragraph" w:customStyle="1" w:styleId="21">
    <w:name w:val="样式 普通正文 + 首行缩进:  2 字符"/>
    <w:basedOn w:val="a"/>
    <w:link w:val="2Char"/>
    <w:pPr>
      <w:spacing w:line="360" w:lineRule="auto"/>
      <w:ind w:firstLineChars="200" w:firstLine="480"/>
    </w:pPr>
    <w:rPr>
      <w:rFonts w:ascii="宋体" w:hAnsi="宋体" w:cs="宋体"/>
      <w:sz w:val="24"/>
    </w:rPr>
  </w:style>
  <w:style w:type="paragraph" w:styleId="a9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af4">
    <w:name w:val="Subtitle"/>
    <w:basedOn w:val="a"/>
    <w:next w:val="a"/>
    <w:link w:val="af3"/>
    <w:uiPriority w:val="11"/>
    <w:qFormat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8">
    <w:name w:val="toc 8"/>
    <w:basedOn w:val="a"/>
    <w:next w:val="a"/>
    <w:uiPriority w:val="39"/>
    <w:unhideWhenUsed/>
    <w:pPr>
      <w:ind w:leftChars="1400" w:left="2940"/>
    </w:pPr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styleId="af8">
    <w:name w:val="caption"/>
    <w:basedOn w:val="a"/>
    <w:next w:val="a"/>
    <w:uiPriority w:val="35"/>
    <w:qFormat/>
    <w:rPr>
      <w:b/>
      <w:bCs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customStyle="1" w:styleId="16">
    <w:name w:val="引用1"/>
    <w:basedOn w:val="a"/>
    <w:next w:val="a"/>
    <w:link w:val="Char1"/>
    <w:uiPriority w:val="29"/>
    <w:qFormat/>
    <w:pPr>
      <w:spacing w:before="200" w:after="0"/>
      <w:ind w:left="360" w:right="360"/>
    </w:pPr>
    <w:rPr>
      <w:i/>
      <w:iCs/>
    </w:rPr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f9">
    <w:name w:val="List Paragraph"/>
    <w:basedOn w:val="a"/>
    <w:uiPriority w:val="99"/>
    <w:qFormat/>
    <w:rsid w:val="005771A5"/>
    <w:pPr>
      <w:ind w:firstLineChars="200" w:firstLine="420"/>
    </w:pPr>
  </w:style>
  <w:style w:type="character" w:styleId="afa">
    <w:name w:val="Placeholder Text"/>
    <w:basedOn w:val="a1"/>
    <w:uiPriority w:val="99"/>
    <w:unhideWhenUsed/>
    <w:rsid w:val="00F664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mailto:qiao.yu@sfit.shfe.com.cn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hyperlink" Target="mailto:qiao.yu@sfit.shfe.com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sfit.com.cn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37D69-27BB-4928-A239-237A3C72F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6432</TotalTime>
  <Pages>44</Pages>
  <Words>5092</Words>
  <Characters>29031</Characters>
  <Application>Microsoft Office Word</Application>
  <DocSecurity>0</DocSecurity>
  <PresentationFormat/>
  <Lines>241</Lines>
  <Paragraphs>68</Paragraphs>
  <Slides>0</Slides>
  <Notes>0</Notes>
  <HiddenSlides>0</HiddenSlides>
  <MMClips>0</MMClips>
  <ScaleCrop>false</ScaleCrop>
  <Company/>
  <LinksUpToDate>false</LinksUpToDate>
  <CharactersWithSpaces>34055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CTP Client Development Guidance</dc:title>
  <dc:subject/>
  <dc:creator>乔煜</dc:creator>
  <cp:keywords/>
  <dc:description/>
  <cp:lastModifiedBy>zw</cp:lastModifiedBy>
  <cp:revision>1</cp:revision>
  <dcterms:created xsi:type="dcterms:W3CDTF">2014-11-26T07:13:00Z</dcterms:created>
  <dcterms:modified xsi:type="dcterms:W3CDTF">2020-10-27T06:09:00Z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